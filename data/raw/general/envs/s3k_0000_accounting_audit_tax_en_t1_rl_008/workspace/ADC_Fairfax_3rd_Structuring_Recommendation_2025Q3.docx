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Bdr>
          <w:bottom w:val="single" w:sz="110" w:space="1" w:color="264653"/>
        </w:pBdr>
      </w:pPr>
      <w:r>
        <w:footnoteReference w:id="1"/>
      </w:r>
    </w:p>
    <w:p>
      <w:pPr>
        <w:spacing w:before="480"/>
        <w:jc w:val="center"/>
      </w:pPr>
      <w:r>
        <w:footnoteReference w:id="2"/>
      </w:r>
      <w:r>
        <w:rPr>
          <w:rFonts w:ascii="Arial" w:hAnsi="Arial"/>
          <w:b/>
          <w:color w:val="264653"/>
          <w:sz w:val="44"/>
        </w:rPr>
        <w:t>STRUCTURING RECOMMENDATION</w:t>
      </w:r>
    </w:p>
    <w:p>
      <w:pPr>
        <w:spacing w:before="0" w:after="80"/>
        <w:pBdr>
          <w:bottom w:val="single" w:sz="70" w:space="1" w:color="E76F51"/>
        </w:pBdr>
      </w:pPr>
      <w:r>
        <w:footnoteReference w:id="3"/>
      </w:r>
    </w:p>
    <w:p>
      <w:pPr>
        <w:jc w:val="center"/>
      </w:pPr>
      <w:r>
        <w:footnoteReference w:id="4"/>
      </w:r>
      <w:r>
        <w:rPr>
          <w:rFonts w:ascii="Arial" w:hAnsi="Arial"/>
          <w:b/>
          <w:color w:val="2A9D8F"/>
          <w:sz w:val="34"/>
        </w:rPr>
        <w:t>Fairfax &amp; 3rd Retail Center</w:t>
      </w:r>
    </w:p>
    <w:p>
      <w:pPr>
        <w:jc w:val="center"/>
      </w:pPr>
      <w:r>
        <w:footnoteReference w:id="5"/>
      </w:r>
      <w:r>
        <w:rPr>
          <w:b w:val="0"/>
          <w:color w:val="202426"/>
        </w:rPr>
        <w:t>Management memorandum comparing a direct asset sale, partnership-interest transfer, and installment asset sale for the contemplated September 30, 2025 disposition in Los Angeles, California.</w:t>
      </w:r>
    </w:p>
    <w:p>
      <w:pPr>
        <w:jc w:val="center"/>
      </w:pPr>
      <w:r>
        <w:footnoteReference w:id="6"/>
      </w:r>
      <w:r>
        <w:rPr>
          <w:b/>
          <w:color w:val="264653"/>
        </w:rPr>
        <w:t>AGREE REALTY CORPORATION (NYSE: ADC)</w:t>
      </w:r>
    </w:p>
    <w:p>
      <w:pPr>
        <w:jc w:val="center"/>
      </w:pPr>
      <w:r>
        <w:footnoteReference w:id="7"/>
      </w:r>
      <w:r>
        <w:rPr>
          <w:b w:val="0"/>
          <w:color w:val="202426"/>
        </w:rPr>
        <w:t>Royal Oak, Michigan | U.S. retail net-lease REIT | Tax planning period: 2025-Q3</w:t>
      </w:r>
    </w:p>
    <w:p>
      <w:pPr>
        <w:jc w:val="center"/>
      </w:pPr>
      <w:r>
        <w:footnoteReference w:id="8"/>
      </w:r>
      <w:r>
        <w:rPr>
          <w:b/>
          <w:color w:val="E76F51"/>
        </w:rPr>
        <w:t>CONFIDENTIAL - INTERNAL TAX PLANNING</w:t>
      </w:r>
    </w:p>
    <w:p>
      <w:pPr>
        <w:jc w:val="center"/>
      </w:pPr>
      <w:r>
        <w:footnoteReference w:id="9"/>
      </w:r>
      <w:r>
        <w:rPr>
          <w:b w:val="0"/>
          <w:color w:val="264653"/>
        </w:rPr>
        <w:t>Prepared by Sarah Chen, Director - Tax Planning</w:t>
        <w:br/>
        <w:t>Reviewed by Michael Harrington, Vice President and Chief Accounting Officer</w:t>
        <w:br/>
        <w:t>Draft v0.9 | September 24, 2025</w:t>
      </w:r>
    </w:p>
    <w:p>
      <w:pPr>
        <w:jc w:val="center"/>
      </w:pPr>
      <w:r>
        <w:footnoteReference w:id="10"/>
      </w:r>
      <w:r>
        <w:rPr>
          <w:b w:val="0"/>
          <w:color w:val="E76F51"/>
        </w:rPr>
        <w:t>This memorandum summarizes the linked disposal tax workbook and is not a legal opinion, appraisal, fairness opinion, solvency opinion, or buyer-credit approval.</w:t>
      </w:r>
    </w:p>
    <w:p>
      <w:r>
        <w:br w:type="page"/>
      </w:r>
    </w:p>
    <w:p>
      <w:pPr>
        <w:sectPr>
          <w:headerReference w:type="default" r:id="rId9"/>
          <w:footerReference w:type="default" r:id="rId10"/>
          <w:pgSz w:w="12240" w:h="15840"/>
          <w:pgMar w:top="1080" w:right="1224" w:bottom="1008" w:left="1224" w:header="720" w:footer="720" w:gutter="0"/>
          <w:cols w:space="720"/>
          <w:docGrid w:linePitch="360"/>
        </w:sectPr>
      </w:pPr>
    </w:p>
    <w:p>
      <w:pPr>
        <w:pStyle w:val="Title"/>
        <w:jc w:val="center"/>
      </w:pPr>
      <w:r>
        <w:rPr>
          <w:b/>
          <w:color w:val="264653"/>
        </w:rPr>
        <w:t>Table of Contents</w:t>
      </w:r>
    </w:p>
    <w:p>
      <w:pPr>
        <w:spacing w:after="240"/>
      </w:pPr>
      <w:r/>
      <w:fldSimple w:instr="TOC \o &quot;1-3&quot; \h \z \u"/>
    </w:p>
    <w:p>
      <w:pPr>
        <w:pStyle w:val="Heading1"/>
        <w:jc w:val="both"/>
      </w:pPr>
      <w:r>
        <w:rPr>
          <w:b w:val="0"/>
        </w:rPr>
        <w:t>Document Use and Status</w:t>
      </w:r>
    </w:p>
    <w:p>
      <w:pPr>
        <w:jc w:val="both"/>
      </w:pPr>
      <w:r>
        <w:rPr>
          <w:b w:val="0"/>
        </w:rPr>
        <w:t>This controlled draft is intended for the Agree Realty Corporation Chief Financial Officer, Chief Accounting Officer, General Counsel, Investment Committee, and transaction execution team. It is maintained with the linked workbook and source record for management review and audit-support files. The draft remains subject to tax, legal, treasury, accounting, and investment approvals.</w:t>
      </w:r>
    </w:p>
    <w:p>
      <w:pPr>
        <w:pStyle w:val="Heading2"/>
        <w:jc w:val="both"/>
      </w:pPr>
      <w:r>
        <w:rPr>
          <w:b w:val="0"/>
        </w:rPr>
        <w:t>Control Note</w:t>
      </w:r>
    </w:p>
    <w:p>
      <w:pPr>
        <w:jc w:val="both"/>
      </w:pPr>
      <w:r>
        <w:rPr>
          <w:b w:val="0"/>
        </w:rPr>
        <w:t>All transaction-level outputs are quoted from ADC_Fairfax_3rd_Disposal_Tax_Model_2025Q3.xlsx. Currency is shown in U.S. dollars with exact cents; public-company statistics are rounded only where the cited filing reports them at that level. Footnotes in this memorandum are compact technical notes, while source links are embedded as functional hyperlinks.</w:t>
      </w:r>
    </w:p>
    <w:p>
      <w:pPr>
        <w:sectPr>
          <w:headerReference w:type="default" r:id="rId11"/>
          <w:footerReference w:type="default" r:id="rId12"/>
          <w:pgSz w:w="12240" w:h="15840"/>
          <w:pgMar w:top="1080" w:right="1224" w:bottom="1008" w:left="1224" w:header="720" w:footer="720" w:gutter="0"/>
          <w:cols w:space="720"/>
          <w:docGrid w:linePitch="360"/>
          <w:pgNumType w:fmt="lowerRoman" w:start="1"/>
        </w:sectPr>
      </w:pPr>
    </w:p>
    <w:p>
      <w:pPr>
        <w:pStyle w:val="Heading1"/>
        <w:jc w:val="both"/>
      </w:pPr>
      <w:r>
        <w:rPr>
          <w:b w:val="0"/>
        </w:rPr>
        <w:t>Cover Memorandum</w:t>
      </w:r>
    </w:p>
    <w:p>
      <w:pPr>
        <w:jc w:val="both"/>
      </w:pPr>
      <w:r>
        <w:rPr>
          <w:b w:val="0"/>
        </w:rPr>
        <w:t>Agree Realty Corporation is a Royal Oak, Michigan-based U.S. retail net-lease REIT listed on the NYSE under ticker ADC. This memorandum addresses the Fairfax &amp; 3rd Retail Center, a single-tenant retail property in Los Angeles, California, with a contemplated closing date of September 30, 2025.</w:t>
      </w:r>
    </w:p>
    <w:p>
      <w:pPr>
        <w:jc w:val="both"/>
      </w:pPr>
      <w:r>
        <w:rPr>
          <w:b w:val="0"/>
        </w:rPr>
        <w:t>The memorandum documents transaction-level federal and California tax planning alternatives and links each headline amount to the internal disposal tax workbook. It is prepared for management and audit-support files, not for distribution to a buyer, lender, or other third party.</w:t>
      </w:r>
    </w:p>
    <w:p>
      <w:pPr>
        <w:pStyle w:val="Heading1"/>
        <w:jc w:val="both"/>
      </w:pPr>
      <w:r>
        <w:rPr>
          <w:b w:val="0"/>
        </w:rPr>
        <w:t>Executive Decision</w:t>
      </w:r>
    </w:p>
    <w:p>
      <w:pPr>
        <w:jc w:val="both"/>
      </w:pPr>
      <w:r>
        <w:rPr>
          <w:b w:val="0"/>
        </w:rPr>
        <w:t>Proceed with a negotiated installment asset sale using a $7,183,750.00 closing principal payment and a $21,551,250.00 secured seller note; require commercially acceptable collateral, payment covenants, buyer solvency diligence, California withholding clearance or compliant withholding, and federal nonforeign affidavits. Retain the all-cash direct sale as the fallback and do not prioritize the partnership-interest transfer.</w:t>
      </w:r>
    </w:p>
    <w:p>
      <w:pPr>
        <w:jc w:val="both"/>
      </w:pPr>
      <w:r>
        <w:rPr>
          <w:b w:val="0"/>
        </w:rPr>
        <w:t>The installment structure preserves the negotiated $28,735,000.00 principal economics while deferring $5,884,887.52 of eligible gain. The $1,107,955.00 IRC section 1245 amount and $865,724.80 IRC section 291 amount are not deferred; they are recognized in the year of sale.</w:t>
      </w:r>
    </w:p>
    <w:p>
      <w:pPr>
        <w:jc w:val="both"/>
      </w:pPr>
      <w:r>
        <w:rPr>
          <w:b w:val="0"/>
        </w:rPr>
        <w:t>This recommendation depends on credit protections, withholding mechanics, and legal-entity transfer-tax analysis being resolved before the September 26, 2025 decision deadline. The direct sale remains executable if the seller note cannot be made commercially acceptable.</w:t>
      </w:r>
    </w:p>
    <w:p>
      <w:pPr>
        <w:pStyle w:val="Heading2"/>
        <w:jc w:val="both"/>
      </w:pPr>
      <w:r>
        <w:rPr>
          <w:b w:val="0"/>
        </w:rPr>
        <w:t>Decision conditions and fallback triggers</w:t>
      </w:r>
      <w:r>
        <w:rPr>
          <w:shd w:fill="FFF2CC"/>
        </w:rPr>
        <w:t>The transaction team must confirm whether the controlling-interest transfer uses the same $20,310,000.00 documentary-transfer-tax base; counsel must document any exemption or different taxable base.</w:t>
      </w:r>
    </w:p>
    <w:p>
      <w:pPr>
        <w:pStyle w:val="ListBullet"/>
        <w:spacing w:after="60"/>
      </w:pPr>
      <w:r>
        <w:t>Commercially acceptable collateral and payment covenants documented before note execution.</w:t>
      </w:r>
    </w:p>
    <w:p>
      <w:pPr>
        <w:pStyle w:val="ListBullet"/>
        <w:spacing w:after="60"/>
      </w:pPr>
      <w:r>
        <w:t>Buyer solvency diligence and authority confirmation completed by September 26, 2025.</w:t>
      </w:r>
    </w:p>
    <w:p>
      <w:pPr>
        <w:pStyle w:val="ListBullet"/>
        <w:spacing w:after="60"/>
      </w:pPr>
      <w:r>
        <w:t>California withholding clearance obtained or compliant withholding funded at closing.</w:t>
      </w:r>
    </w:p>
    <w:p>
      <w:pPr>
        <w:pStyle w:val="ListBullet"/>
        <w:spacing w:after="60"/>
      </w:pPr>
      <w:r>
        <w:t>Federal nonforeign affidavits validated by transaction counsel.</w:t>
      </w:r>
    </w:p>
    <w:p>
      <w:pPr>
        <w:pStyle w:val="ListBullet"/>
        <w:spacing w:after="60"/>
      </w:pPr>
      <w:r>
        <w:t>All-cash direct sale used if protections are not agreed or credit approval is withdrawn.</w:t>
      </w:r>
    </w:p>
    <w:p>
      <w:pPr>
        <w:pStyle w:val="Heading1"/>
        <w:jc w:val="both"/>
      </w:pPr>
      <w:r>
        <w:rPr>
          <w:b w:val="0"/>
        </w:rPr>
        <w:t>Purpose, Scope, and Reliance</w:t>
      </w:r>
    </w:p>
    <w:p>
      <w:pPr>
        <w:jc w:val="both"/>
      </w:pPr>
      <w:r>
        <w:rPr>
          <w:b w:val="0"/>
        </w:rPr>
        <w:t>The purpose is to document transaction-level federal and California tax consequences derived from ADC_Fairfax_3rd_Disposal_Tax_Model_2025Q3.xlsx for the proposed disposition of Fairfax &amp; 3rd Retail Center by ADC Fairfax Retail Partners LP.</w:t>
      </w:r>
    </w:p>
    <w:p>
      <w:pPr>
        <w:jc w:val="both"/>
      </w:pPr>
      <w:r>
        <w:rPr>
          <w:b w:val="0"/>
        </w:rPr>
        <w:t>Included analyses are taxable gain, gain character, installment timing, partnership-interest treatment, California documentary transfer tax, California principal withholding, and selected federal nonforeign and foreign-transferor matters.</w:t>
      </w:r>
    </w:p>
    <w:p>
      <w:pPr>
        <w:jc w:val="both"/>
      </w:pPr>
      <w:r>
        <w:rPr>
          <w:b w:val="0"/>
        </w:rPr>
        <w:t>Excluded analyses are purchase-price allocation negotiations, property appraisal, local income taxes outside California, ASC 740 financial-statement tax accounting, REIT distribution planning, prohibited-transaction safe-harbor testing, and legal enforceability of note documents except where expressly flagged as a closing condition.</w:t>
      </w:r>
    </w:p>
    <w:p>
      <w:pPr>
        <w:pStyle w:val="Heading2"/>
        <w:jc w:val="both"/>
      </w:pPr>
      <w:r>
        <w:rPr>
          <w:b w:val="0"/>
        </w:rPr>
        <w:t>Included and Excluded Analyses</w:t>
      </w:r>
    </w:p>
    <w:p>
      <w:pPr>
        <w:pStyle w:val="ListBullet"/>
        <w:spacing w:after="60"/>
      </w:pPr>
      <w:r>
        <w:t>Included: taxable gain, character, installment timing, partnership-interest treatment, California transfer tax, withholding, and selected foreign-transferor matters.</w:t>
      </w:r>
    </w:p>
    <w:p>
      <w:pPr>
        <w:pStyle w:val="ListBullet"/>
        <w:spacing w:after="60"/>
      </w:pPr>
      <w:r>
        <w:t>Excluded: appraisal, purchase-price allocation, ASC 740, REIT distribution planning, prohibited-transaction testing, non-California local taxes, and note enforceability.</w:t>
      </w:r>
    </w:p>
    <w:p>
      <w:pPr>
        <w:pStyle w:val="Heading1"/>
        <w:jc w:val="both"/>
      </w:pPr>
      <w:r>
        <w:rPr>
          <w:b w:val="0"/>
        </w:rPr>
        <w:t>Transaction Background</w:t>
      </w:r>
    </w:p>
    <w:p>
      <w:pPr>
        <w:jc w:val="both"/>
      </w:pPr>
      <w:r>
        <w:rPr>
          <w:b w:val="0"/>
        </w:rPr>
        <w:t>The property is modeled as investment real estate rather than dealer property held for sale to customers. The contemplated September 30, 2025 closing uses negotiated gross principal of $28,735,000.00, consisting of a $7,183,750.00 closing principal payment and a $21,551,250.00 secured seller note.</w:t>
      </w:r>
    </w:p>
    <w:p>
      <w:pPr>
        <w:jc w:val="both"/>
      </w:pPr>
      <w:r>
        <w:rPr>
          <w:b w:val="0"/>
        </w:rPr>
        <w:t>The model also assumes $8,425,000.00 of liens or encumbrances remain outstanding for documentary-transfer-tax purposes. The equity alternative assumes a transfer of more than 50% of the partnership holding the property.</w:t>
      </w:r>
    </w:p>
    <w:p>
      <w:pPr>
        <w:jc w:val="both"/>
      </w:pPr>
      <w:r>
        <w:rPr>
          <w:b w:val="0"/>
        </w:rPr>
        <w:t>The transaction timeline runs from term-sheet approval and buyer diligence through note documentation, withholding clearance, recordation analysis, and Investment Committee decision. Any change in principal, liabilities, ownership percentage, or timing requires a workbook refresh.</w:t>
      </w:r>
    </w:p>
    <w:p>
      <w:pPr>
        <w:pStyle w:val="Heading2"/>
        <w:jc w:val="both"/>
      </w:pPr>
      <w:r>
        <w:rPr>
          <w:b w:val="0"/>
        </w:rPr>
        <w:t>Timeline and Modeling Posture</w:t>
      </w:r>
    </w:p>
    <w:p>
      <w:pPr>
        <w:pStyle w:val="ListBullet"/>
        <w:spacing w:after="60"/>
      </w:pPr>
      <w:r>
        <w:t>September 23, 2025: source-record access date and preliminary diligence.</w:t>
      </w:r>
    </w:p>
    <w:p>
      <w:pPr>
        <w:pStyle w:val="ListBullet"/>
        <w:spacing w:after="60"/>
      </w:pPr>
      <w:r>
        <w:t>September 24, 2025: Draft v0.9 memorandum and workbook tie-out.</w:t>
      </w:r>
    </w:p>
    <w:p>
      <w:pPr>
        <w:pStyle w:val="ListBullet"/>
        <w:spacing w:after="60"/>
      </w:pPr>
      <w:r>
        <w:t>September 26, 2025: Investment Committee decision deadline.</w:t>
      </w:r>
    </w:p>
    <w:p>
      <w:pPr>
        <w:pStyle w:val="ListBullet"/>
        <w:spacing w:after="60"/>
      </w:pPr>
      <w:r>
        <w:t>September 30, 2025: proposed closing and recordation date.</w:t>
      </w:r>
    </w:p>
    <w:p>
      <w:pPr>
        <w:pStyle w:val="Heading1"/>
        <w:jc w:val="both"/>
      </w:pPr>
      <w:r>
        <w:rPr>
          <w:b w:val="0"/>
        </w:rPr>
        <w:t>Public-Company and Market Context</w:t>
      </w:r>
    </w:p>
    <w:p>
      <w:pPr>
        <w:jc w:val="both"/>
      </w:pPr>
      <w:r>
        <w:rPr>
          <w:b w:val="0"/>
        </w:rPr>
        <w:t>At December 31, 2024, Agree Realty's portfolio comprised 2,370 properties in all 50 states and approximately 48.8 million square feet. The portfolio was 99.6% occupied, and over 68% of annualized base rent came from investment-grade retailers.</w:t>
      </w:r>
    </w:p>
    <w:p>
      <w:pPr>
        <w:jc w:val="both"/>
      </w:pPr>
      <w:r>
        <w:rPr>
          <w:b w:val="0"/>
        </w:rPr>
        <w:t>Agree Realty invested approximately $951 million in 282 retail net-lease properties and sold 26 properties for approximately $98.4 million during 2024. These figures provide public-company context only; they do not determine Fairfax &amp; 3rd property-level tax treatment.</w:t>
      </w:r>
    </w:p>
    <w:p>
      <w:pPr>
        <w:jc w:val="both"/>
      </w:pPr>
      <w:r>
        <w:rPr>
          <w:b w:val="0"/>
        </w:rPr>
        <w:t>Realty Income Corporation is used solely as a disposition-volume benchmark. Its Q3 2024 disclosure reported 92 properties sold in the quarter and 214 through the first nine months, with net sales proceeds of $249.5 million and $451.4 million, respectively.</w:t>
      </w:r>
    </w:p>
    <w:p>
      <w:pPr>
        <w:pStyle w:val="Heading1"/>
        <w:jc w:val="both"/>
      </w:pPr>
      <w:r>
        <w:rPr>
          <w:b w:val="0"/>
        </w:rPr>
        <w:t>Federal Tax Framework</w:t>
      </w:r>
    </w:p>
    <w:p>
      <w:pPr>
        <w:jc w:val="both"/>
      </w:pPr>
      <w:r>
        <w:rPr>
          <w:b w:val="0"/>
        </w:rPr>
        <w:t>Federal taxable gain generally begins with amount realized less adjusted tax basis. Adjusted basis includes capitalized improvements and depreciation allowed or allowable, so the tax analysis must distinguish original land and building basis from qualified improvements and accumulated depreciation.</w:t>
      </w:r>
    </w:p>
    <w:p>
      <w:pPr>
        <w:jc w:val="both"/>
      </w:pPr>
      <w:r>
        <w:rPr>
          <w:b w:val="0"/>
        </w:rPr>
        <w:t>The character sequence tracks IRC section 1245 ordinary recapture, IRC section 291 ordinary income, unrecaptured section 1250 gain, and residual section 1231 gain. The categories are not interchangeable and should not be collapsed into a single capital-gain label.</w:t>
      </w:r>
    </w:p>
    <w:p>
      <w:pPr>
        <w:jc w:val="both"/>
      </w:pPr>
      <w:r>
        <w:rPr>
          <w:b w:val="0"/>
        </w:rPr>
        <w:t>A partnership-interest sale is generally capital under IRC section 741, but IRC section 751 recharacterizes hot-asset amounts as ordinary income. The equity analysis therefore compares outside equity basis with consideration and liability relief and separately identifies the hot-asset component.</w:t>
      </w:r>
    </w:p>
    <w:p>
      <w:pPr>
        <w:jc w:val="both"/>
      </w:pPr>
      <w:r>
        <w:rPr>
          <w:b w:val="0"/>
        </w:rPr>
        <w:t>An installment sale requires at least one payment after the tax year of sale. Eligible gain is generally recognized as principal is collected using the gross-profit percentage; stated or imputed interest is reported separately. A taxpayer may elect out and recognize all gain in the sale year, but the installment method cannot report a loss and generally excludes dealer real estate and publicly traded securities.</w:t>
      </w:r>
    </w:p>
    <w:p>
      <w:pPr>
        <w:pStyle w:val="Heading2"/>
        <w:jc w:val="both"/>
      </w:pPr>
      <w:r>
        <w:rPr>
          <w:b w:val="0"/>
        </w:rPr>
        <w:t>Gain Computation and Installment Tests</w:t>
      </w:r>
    </w:p>
    <w:p>
      <w:pPr>
        <w:pStyle w:val="ListBullet"/>
        <w:spacing w:after="60"/>
      </w:pPr>
      <w:r>
        <w:t>Amount realized less adjusted tax basis, with depreciation allowed or allowable reflected in basis.</w:t>
      </w:r>
    </w:p>
    <w:p>
      <w:pPr>
        <w:pStyle w:val="ListBullet"/>
        <w:spacing w:after="60"/>
      </w:pPr>
      <w:r>
        <w:t>Characterize section 1245, section 291, unrecaptured section 1250, and residual section 1231 amounts separately.</w:t>
      </w:r>
    </w:p>
    <w:p>
      <w:pPr>
        <w:pStyle w:val="ListBullet"/>
        <w:spacing w:after="60"/>
      </w:pPr>
      <w:r>
        <w:t>Confirm at least one post-sale-year payment, non-dealer status, and absence of a loss.</w:t>
      </w:r>
    </w:p>
    <w:p>
      <w:pPr>
        <w:pStyle w:val="ListBullet"/>
        <w:spacing w:after="60"/>
      </w:pPr>
      <w:r>
        <w:t>Separate stated or imputed interest from principal-based gain recognition and document any election-out.</w:t>
      </w:r>
    </w:p>
    <w:p>
      <w:pPr>
        <w:pStyle w:val="Heading1"/>
        <w:jc w:val="both"/>
      </w:pPr>
      <w:r>
        <w:rPr>
          <w:b w:val="0"/>
        </w:rPr>
        <w:t>Alternative 1 - Direct Asset Sale</w:t>
      </w:r>
    </w:p>
    <w:p>
      <w:pPr>
        <w:jc w:val="both"/>
      </w:pPr>
      <w:r>
        <w:rPr>
          <w:b w:val="0"/>
        </w:rPr>
        <w:t>The direct asset sale produces total federal taxable gain of $9,820,196.50 exactly as calculated in the workbook. The complete character split is $1,107,955.00 of IRC section 1245 ordinary recapture, $865,724.80 of IRC section 291 ordinary income, $3,462,899.20 of unrecaptured section 1250 gain, and $4,383,617.50 of residual section 1231 gain.</w:t>
      </w:r>
    </w:p>
    <w:p>
      <w:pPr>
        <w:jc w:val="both"/>
      </w:pPr>
      <w:r>
        <w:rPr>
          <w:b w:val="0"/>
        </w:rPr>
        <w:t>Under the all-cash closing assumption, all gain is recognized in 2025, subject to entity-level and partner or shareholder consequences outside this transaction model. The structure offers execution certainty and avoids seller-note credit exposure.</w:t>
      </w:r>
    </w:p>
    <w:p>
      <w:pPr>
        <w:jc w:val="both"/>
      </w:pPr>
      <w:r>
        <w:rPr>
          <w:b w:val="0"/>
        </w:rPr>
        <w:t>Its principal disadvantage is acceleration: the entire $9,820,196.50 is recognized in 2025, with no deferral of eligible gain and no ability to defer depreciation-recapture ordinary income.</w:t>
      </w:r>
    </w:p>
    <w:p>
      <w:pPr>
        <w:pStyle w:val="Heading2"/>
        <w:jc w:val="both"/>
      </w:pPr>
      <w:r>
        <w:rPr>
          <w:b w:val="0"/>
        </w:rPr>
        <w:t>Execution Assessment</w:t>
      </w:r>
    </w:p>
    <w:p>
      <w:pPr>
        <w:pStyle w:val="ListBullet"/>
        <w:spacing w:after="60"/>
      </w:pPr>
      <w:r>
        <w:t>Advantage: execution certainty and no seller-note credit exposure.</w:t>
      </w:r>
    </w:p>
    <w:p>
      <w:pPr>
        <w:pStyle w:val="ListBullet"/>
        <w:spacing w:after="60"/>
      </w:pPr>
      <w:r>
        <w:t>Disadvantage: all $9,820,196.50 of gain is recognized in 2025.</w:t>
      </w:r>
    </w:p>
    <w:p>
      <w:pPr>
        <w:pStyle w:val="ListBullet"/>
        <w:spacing w:after="60"/>
      </w:pPr>
      <w:r>
        <w:t>Condition: confirm deed, transfer-tax declaration, withholding, and final closing statement.</w:t>
      </w:r>
    </w:p>
    <w:p>
      <w:pPr>
        <w:pStyle w:val="Heading1"/>
        <w:jc w:val="both"/>
      </w:pPr>
      <w:r>
        <w:rPr>
          <w:b w:val="0"/>
        </w:rPr>
        <w:t>Alternative 2 - Partnership-Interest Transfer</w:t>
      </w:r>
    </w:p>
    <w:p>
      <w:pPr>
        <w:jc w:val="both"/>
      </w:pPr>
      <w:r>
        <w:rPr>
          <w:b w:val="0"/>
        </w:rPr>
        <w:t>The partnership-interest transfer produces federal gain of $10,850,640.00, comprising $1,248,775.00 of IRC section 751 ordinary income and $9,601,865.00 of IRC section 741 capital gain.</w:t>
      </w:r>
    </w:p>
    <w:p>
      <w:pPr>
        <w:jc w:val="both"/>
      </w:pPr>
      <w:r>
        <w:rPr>
          <w:b w:val="0"/>
        </w:rPr>
        <w:t>The model uses $20,310,000.00 of cash equity consideration plus $8,425,000.00 of partnership liability relief for total amount realized of $28,735,000.00, less outside tax basis of $17,884,360.00. The transfer therefore does not eliminate depreciation-related ordinary income.</w:t>
      </w:r>
    </w:p>
    <w:p>
      <w:pPr>
        <w:jc w:val="both"/>
      </w:pPr>
      <w:r>
        <w:rPr>
          <w:b w:val="0"/>
        </w:rPr>
        <w:t>Buyer diligence should address tax indemnities, basis-step-up elections, liability allocations, historic tax attributes, and the partnership's hot-asset schedule. IRC section 1446(f) withholding may apply to a foreign transferor, and FIRPTA under IRC section 1445 may apply where a foreign person transfers a U.S. real property interest.</w:t>
      </w:r>
    </w:p>
    <w:p>
      <w:pPr>
        <w:pStyle w:val="Heading2"/>
        <w:jc w:val="both"/>
      </w:pPr>
      <w:r>
        <w:rPr>
          <w:b w:val="0"/>
        </w:rPr>
        <w:t>Buyer and Seller Diligence</w:t>
      </w:r>
    </w:p>
    <w:p>
      <w:pPr>
        <w:pStyle w:val="ListBullet"/>
        <w:spacing w:after="60"/>
      </w:pPr>
      <w:r>
        <w:t>Reconcile outside basis and liability relief.</w:t>
      </w:r>
    </w:p>
    <w:p>
      <w:pPr>
        <w:pStyle w:val="ListBullet"/>
        <w:spacing w:after="60"/>
      </w:pPr>
      <w:r>
        <w:t>Validate section 751 hot assets and historic tax attributes.</w:t>
      </w:r>
    </w:p>
    <w:p>
      <w:pPr>
        <w:pStyle w:val="ListBullet"/>
        <w:spacing w:after="60"/>
      </w:pPr>
      <w:r>
        <w:t>Address buyer indemnities, basis-step-up elections, and foreign-transferor withholding.</w:t>
      </w:r>
    </w:p>
    <w:p>
      <w:pPr>
        <w:pStyle w:val="Heading1"/>
        <w:jc w:val="both"/>
      </w:pPr>
      <w:r>
        <w:rPr>
          <w:b w:val="0"/>
        </w:rPr>
        <w:t>Alternative 3 - Installment Asset Sale</w:t>
      </w:r>
    </w:p>
    <w:p>
      <w:pPr>
        <w:jc w:val="both"/>
      </w:pPr>
      <w:r>
        <w:rPr>
          <w:b w:val="0"/>
        </w:rPr>
        <w:t>The negotiated installment economics are $7,183,750.00 of principal at closing and a $21,551,250.00 secured seller note, totaling $28,735,000.00. The workbook reports $3,935,308.98 of gain recognized in 2025 and $5,884,887.52 of eligible gain deferred.</w:t>
      </w:r>
    </w:p>
    <w:p>
      <w:pPr>
        <w:jc w:val="both"/>
      </w:pPr>
      <w:r>
        <w:rPr>
          <w:b w:val="0"/>
        </w:rPr>
        <w:t>The $1,107,955.00 IRC section 1245 amount and $865,724.80 IRC section 291 amount are recognized in full in 2025, totaling $1,973,679.80 of immediate ordinary-income components. The closing principal generates $1,961,629.18 of installment-eligible gain.</w:t>
      </w:r>
    </w:p>
    <w:p>
      <w:pPr>
        <w:jc w:val="both"/>
      </w:pPr>
      <w:r>
        <w:rPr>
          <w:b w:val="0"/>
        </w:rPr>
        <w:t>Total installment-eligible gain is $7,846,516.70. A 25.0000% closing-principal ratio yields the recognized eligible amount, subject to workbook rounding, and the recognized plus deferred installment gain reconciles to the direct-sale gain of $9,820,196.50.</w:t>
      </w:r>
    </w:p>
    <w:p>
      <w:pPr>
        <w:jc w:val="both"/>
      </w:pPr>
      <w:r>
        <w:rPr>
          <w:b w:val="0"/>
        </w:rPr>
        <w:t>Stated or imputed interest is separate from sale gain and is reported as ordinary interest income. Future principal collections trigger additional gain recognition, and note disposition, pledge, or material modification can accelerate or otherwise change the tax result.</w:t>
      </w:r>
    </w:p>
    <w:p>
      <w:pPr>
        <w:pStyle w:val="Heading2"/>
        <w:jc w:val="both"/>
      </w:pPr>
      <w:r>
        <w:rPr>
          <w:b w:val="0"/>
        </w:rPr>
        <w:t>Escalation Events</w:t>
      </w:r>
    </w:p>
    <w:p>
      <w:pPr>
        <w:pStyle w:val="ListBullet"/>
        <w:spacing w:after="60"/>
      </w:pPr>
      <w:r>
        <w:t>Any missed payment, default, prepayment, pledge, or note disposition.</w:t>
      </w:r>
    </w:p>
    <w:p>
      <w:pPr>
        <w:pStyle w:val="ListBullet"/>
        <w:spacing w:after="60"/>
      </w:pPr>
      <w:r>
        <w:t>Any debt modification, imputed-interest adjustment, or collateral substitution.</w:t>
      </w:r>
    </w:p>
    <w:p>
      <w:pPr>
        <w:pStyle w:val="ListBullet"/>
        <w:spacing w:after="60"/>
      </w:pPr>
      <w:r>
        <w:t>Any change to California withholding clearance or buyer solvency.</w:t>
      </w:r>
    </w:p>
    <w:p>
      <w:pPr>
        <w:pStyle w:val="Heading1"/>
        <w:jc w:val="both"/>
      </w:pPr>
      <w:r>
        <w:rPr>
          <w:b w:val="0"/>
        </w:rPr>
        <w:t>California Treatment and Transaction Taxes</w:t>
      </w:r>
    </w:p>
    <w:p>
      <w:pPr>
        <w:jc w:val="both"/>
      </w:pPr>
      <w:r>
        <w:rPr>
          <w:b w:val="0"/>
        </w:rPr>
        <w:t>California installment reporting follows the 2024 FTB 3805E instructions: depreciation recapture is recognized in full in the year of sale, while eligible gain follows principal collections. Buyers or transferees generally withhold on the principal portion unless the seller elects out, reports full gain in the sale year, and obtains FTB approval for release.</w:t>
      </w:r>
    </w:p>
    <w:p>
      <w:pPr>
        <w:jc w:val="both"/>
      </w:pPr>
      <w:r>
        <w:rPr>
          <w:b w:val="0"/>
        </w:rPr>
        <w:t>The modeled Los Angeles documentary transfer tax exposure is $113,736.00 on a $20,310,000.00 taxable base, calculated as $28,735,000.00 less $8,425,000.00 of liens or encumbrances remaining. The county component is $22,341.00 at $1.10 per $1,000 and the city component is $91,395.00 at $4.50 per $1,000.</w:t>
      </w:r>
    </w:p>
    <w:p>
      <w:pPr>
        <w:jc w:val="both"/>
      </w:pPr>
      <w:r>
        <w:rPr>
          <w:b w:val="0"/>
        </w:rPr>
        <w:t>The same $113,736.00 exposure is applied to a controlling-interest transfer unless counsel documents a statutory exemption or a different taxable base. Exemptions require a stated statutory reason and supporting documentation.</w:t>
      </w:r>
    </w:p>
    <w:p>
      <w:pPr>
        <w:pStyle w:val="Heading2"/>
        <w:jc w:val="both"/>
      </w:pPr>
      <w:r>
        <w:rPr>
          <w:b w:val="0"/>
        </w:rPr>
        <w:t>Transfer-Tax Base Review</w:t>
      </w:r>
    </w:p>
    <w:p>
      <w:pPr>
        <w:pStyle w:val="Heading1"/>
        <w:jc w:val="both"/>
      </w:pPr>
      <w:r>
        <w:rPr>
          <w:b w:val="0"/>
        </w:rPr>
        <w:t>Comparative Evaluation</w:t>
      </w:r>
    </w:p>
    <w:p>
      <w:pPr>
        <w:jc w:val="both"/>
      </w:pPr>
      <w:r>
        <w:rPr>
          <w:b w:val="0"/>
        </w:rPr>
        <w:t>The direct sale has the lowest modeled federal gain at $9,820,196.50 but recognizes all of it in 2025. The partnership-interest transfer has the highest modeled federal gain at $10,850,640.00 and still includes $1,248,775.00 of section 751 ordinary income.</w:t>
      </w:r>
    </w:p>
    <w:p>
      <w:pPr>
        <w:jc w:val="both"/>
      </w:pPr>
      <w:r>
        <w:rPr>
          <w:b w:val="0"/>
        </w:rPr>
        <w:t>The installment asset sale has $3,935,308.98 of 2025 recognized gain and $5,884,887.52 of eligible gain deferred, but it adds seller-credit exposure, withholding administration, and documentation complexity.</w:t>
      </w:r>
    </w:p>
    <w:p>
      <w:pPr>
        <w:jc w:val="both"/>
      </w:pPr>
      <w:r>
        <w:rPr>
          <w:b w:val="0"/>
        </w:rPr>
        <w:t>The ranking is therefore installment asset sale as preferred, direct asset sale as fallback, and partnership-interest transfer as not prioritized. The preferred structure is conditional, not unconditional: note protection and California mechanics must be resolved before closing.</w:t>
      </w:r>
    </w:p>
    <w:p>
      <w:pPr>
        <w:pStyle w:val="Heading2"/>
        <w:jc w:val="both"/>
      </w:pPr>
      <w:r>
        <w:rPr>
          <w:b w:val="0"/>
        </w:rPr>
        <w:t>Ranking Rationale</w:t>
      </w:r>
    </w:p>
    <w:p>
      <w:pPr>
        <w:pStyle w:val="ListBullet"/>
        <w:spacing w:after="60"/>
      </w:pPr>
      <w:r>
        <w:t>Preferred: installment asset sale, subject to credit and withholding protections.</w:t>
      </w:r>
    </w:p>
    <w:p>
      <w:pPr>
        <w:pStyle w:val="ListBullet"/>
        <w:spacing w:after="60"/>
      </w:pPr>
      <w:r>
        <w:t>Fallback: direct asset sale, because certainty outweighs acceleration if note protections fail.</w:t>
      </w:r>
    </w:p>
    <w:p>
      <w:pPr>
        <w:pStyle w:val="ListBullet"/>
        <w:spacing w:after="60"/>
      </w:pPr>
      <w:r>
        <w:t>Not prioritized: partnership-interest transfer, because modeled gain is highest and section 751 ordinary income remains.</w:t>
      </w:r>
    </w:p>
    <w:p>
      <w:pPr>
        <w:pStyle w:val="Heading1"/>
        <w:jc w:val="both"/>
      </w:pPr>
      <w:r>
        <w:rPr>
          <w:b w:val="0"/>
        </w:rPr>
        <w:t>Recommendation and Required Deal Protections</w:t>
      </w:r>
    </w:p>
    <w:p>
      <w:pPr>
        <w:jc w:val="both"/>
      </w:pPr>
      <w:r>
        <w:rPr>
          <w:b w:val="0"/>
        </w:rPr>
        <w:t>Proceed with a negotiated installment asset sale using a $7,183,750.00 closing principal payment and a $21,551,250.00 secured seller note; require commercially acceptable collateral, payment covenants, buyer solvency diligence, California withholding clearance or compliant withholding, and federal nonforeign affidavits. Retain the all-cash direct sale as the fallback and do not prioritize the partnership-interest transfer.</w:t>
      </w:r>
    </w:p>
    <w:p>
      <w:pPr>
        <w:jc w:val="both"/>
      </w:pPr>
      <w:r>
        <w:rPr>
          <w:b w:val="0"/>
        </w:rPr>
        <w:t>The note should have a first-priority lien or equivalent commercially acceptable collateral, restrictions on additional indebtedness and asset transfers, periodic financial reporting, minimum liquidity or net-worth covenants, payment-default remedies, acceleration rights, and tax gross-up language where appropriate.</w:t>
      </w:r>
    </w:p>
    <w:p>
      <w:pPr>
        <w:jc w:val="both"/>
      </w:pPr>
      <w:r>
        <w:rPr>
          <w:b w:val="0"/>
        </w:rPr>
        <w:t>Buyer authority, solvency diligence, and treasury approval must be documented. If protections are not agreed by September 26, 2025 or credit approval is withdrawn, the transaction team should use the all-cash direct-sale fallback.</w:t>
      </w:r>
    </w:p>
    <w:p>
      <w:pPr>
        <w:pStyle w:val="Heading2"/>
        <w:jc w:val="both"/>
      </w:pPr>
      <w:r>
        <w:rPr>
          <w:b w:val="0"/>
        </w:rPr>
        <w:t>Tracked Recommendation Revision</w:t>
      </w:r>
    </w:p>
    <w:p>
      <w:r>
        <w:t xml:space="preserve">The final body text preserves the reviewed wording: </w:t>
      </w:r>
      <w:del w:id="91" w:author="Michael Harrington" w:date="2025-09-24T16:15:00Z">
        <w:r>
          <w:delText xml:space="preserve">adequate collateral</w:delText>
        </w:r>
      </w:del>
      <w:ins w:id="92" w:author="Michael Harrington" w:date="2025-09-24T16:16:00Z">
        <w:r>
          <w:rPr>
            <w:b/>
          </w:rPr>
          <w:t>commercially acceptable collateral, payment covenants, and buyer solvency diligence</w:t>
        </w:r>
      </w:ins>
      <w:r>
        <w:t>.</w:t>
      </w:r>
    </w:p>
    <w:p>
      <w:pPr>
        <w:pStyle w:val="Heading1"/>
        <w:jc w:val="both"/>
      </w:pPr>
      <w:r>
        <w:rPr>
          <w:b w:val="0"/>
        </w:rPr>
        <w:t>Key Assumptions and Sensitivities</w:t>
      </w:r>
    </w:p>
    <w:p>
      <w:pPr>
        <w:jc w:val="both"/>
      </w:pPr>
      <w:r>
        <w:rPr>
          <w:b w:val="0"/>
        </w:rPr>
        <w:t>The base case assumes a September 30, 2025 closing, investment-real-estate classification, negotiated principal of $28,735,000.00, a $7,183,750.00 closing payment, a $21,551,250.00 seller note, and $8,425,000.00 of qualifying encumbrances remaining.</w:t>
      </w:r>
    </w:p>
    <w:p>
      <w:pPr>
        <w:jc w:val="both"/>
      </w:pPr>
      <w:r>
        <w:rPr>
          <w:b w:val="0"/>
        </w:rPr>
        <w:t>Material sensitivities include a delayed closing into 2026, reduced closing principal, note prepayment, note disposition or pledge, buyer default, debt modification, imputed-interest adjustment, reassessment of dealer status, revised liability relief, and failure to obtain California withholding clearance.</w:t>
      </w:r>
    </w:p>
    <w:p>
      <w:pPr>
        <w:jc w:val="both"/>
      </w:pPr>
      <w:r>
        <w:rPr>
          <w:b w:val="0"/>
        </w:rPr>
        <w:t>Any change to principal, assumed liabilities, asset classification, ownership percentage, or payment timing requires a workbook refresh and written tax approval. Installment-obligation dispositions may accelerate gain and must be escalated to the tax team before execution.</w:t>
      </w:r>
    </w:p>
    <w:p>
      <w:pPr>
        <w:pStyle w:val="Heading2"/>
        <w:jc w:val="both"/>
      </w:pPr>
      <w:r>
        <w:rPr>
          <w:b w:val="0"/>
        </w:rPr>
        <w:t>Mandatory Model-Refresh Triggers</w:t>
      </w:r>
    </w:p>
    <w:p>
      <w:pPr>
        <w:pStyle w:val="ListBullet"/>
        <w:spacing w:after="60"/>
      </w:pPr>
      <w:r>
        <w:t>Principal, liability relief, ownership percentage, or payment timing changes.</w:t>
      </w:r>
    </w:p>
    <w:p>
      <w:pPr>
        <w:pStyle w:val="ListBullet"/>
        <w:spacing w:after="60"/>
      </w:pPr>
      <w:r>
        <w:t>Dealer-property status or depreciation attributes change.</w:t>
      </w:r>
    </w:p>
    <w:p>
      <w:pPr>
        <w:pStyle w:val="ListBullet"/>
        <w:spacing w:after="60"/>
      </w:pPr>
      <w:r>
        <w:t>California clearance, transfer-tax base, or statutory-exemption facts change.</w:t>
      </w:r>
    </w:p>
    <w:p>
      <w:pPr>
        <w:pStyle w:val="Heading1"/>
        <w:jc w:val="both"/>
      </w:pPr>
      <w:r>
        <w:rPr>
          <w:b w:val="0"/>
        </w:rPr>
        <w:t>Limitations and Tax-Technical Caveats</w:t>
      </w:r>
    </w:p>
    <w:p>
      <w:pPr>
        <w:jc w:val="both"/>
      </w:pPr>
      <w:r>
        <w:rPr>
          <w:b w:val="0"/>
        </w:rPr>
        <w:t>This memorandum is based on facts available through September 24, 2025 and is not an appraisal, fairness opinion, solvency opinion, legal opinion, or guarantee of tax treatment. Partnership-level tax items generally pass through to partners.</w:t>
      </w:r>
    </w:p>
    <w:p>
      <w:pPr>
        <w:jc w:val="both"/>
      </w:pPr>
      <w:r>
        <w:rPr>
          <w:b w:val="0"/>
        </w:rPr>
        <w:t>The memorandum does not calculate investor-specific tax, REIT distribution requirements, prohibited-transaction tax, state apportionment, ASC 740 consequences, earnings-and-profits effects, or buyer, lender, or third-party reliance rights.</w:t>
      </w:r>
    </w:p>
    <w:p>
      <w:pPr>
        <w:jc w:val="both"/>
      </w:pPr>
      <w:r>
        <w:rPr>
          <w:b w:val="0"/>
        </w:rPr>
        <w:t>IRC sections 1445 and 1446(f) may impose withholding when a foreign transferor is involved. Nonforeign certifications must be validated by counsel, and any statutory transfer-tax exemption must be supported by a precise legal basis and documentary record.</w:t>
      </w:r>
    </w:p>
    <w:p>
      <w:pPr>
        <w:pStyle w:val="Heading2"/>
        <w:jc w:val="both"/>
      </w:pPr>
      <w:r>
        <w:rPr>
          <w:b w:val="0"/>
        </w:rPr>
        <w:t>External Tax Counsel Matters</w:t>
      </w:r>
    </w:p>
    <w:p>
      <w:pPr>
        <w:pStyle w:val="ListBullet"/>
        <w:spacing w:after="60"/>
      </w:pPr>
      <w:r>
        <w:t>Validate nonforeign affidavits, FIRPTA, and section 1446(f) positions.</w:t>
      </w:r>
    </w:p>
    <w:p>
      <w:pPr>
        <w:pStyle w:val="ListBullet"/>
        <w:spacing w:after="60"/>
      </w:pPr>
      <w:r>
        <w:t>Confirm note enforceability, collateral perfection, covenants, and transfer-tax treatment.</w:t>
      </w:r>
    </w:p>
    <w:p>
      <w:pPr>
        <w:pStyle w:val="ListBullet"/>
        <w:spacing w:after="60"/>
      </w:pPr>
      <w:r>
        <w:t>Confirm the memorandum is not relied upon by buyer, lender, or any third party.</w:t>
      </w:r>
    </w:p>
    <w:p>
      <w:pPr>
        <w:pStyle w:val="Caption"/>
      </w:pPr>
      <w:r>
        <w:t>Table 1. Memorandum ownership, version, and review status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264"/>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Field</w:t>
            </w:r>
          </w:p>
        </w:tc>
        <w:tc>
          <w:tcPr>
            <w:tcW w:type="dxa" w:w="3264"/>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Value</w:t>
            </w:r>
          </w:p>
        </w:tc>
        <w:tc>
          <w:tcPr>
            <w:tcW w:type="dxa" w:w="3264"/>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Status</w:t>
            </w:r>
          </w:p>
        </w:tc>
      </w:tr>
      <w:tr>
        <w:trPr>
          <w:cantSplit/>
        </w:trPr>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Document ID</w:t>
            </w:r>
          </w:p>
        </w:tc>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ADC-FAX-2025Q3-TAX-MEMO</w:t>
            </w:r>
          </w:p>
        </w:tc>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Prepared</w:t>
            </w:r>
          </w:p>
        </w:tc>
      </w:tr>
      <w:tr>
        <w:trPr>
          <w:cantSplit/>
        </w:trPr>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Version</w:t>
            </w:r>
          </w:p>
        </w:tc>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Draft v0.9</w:t>
            </w:r>
          </w:p>
        </w:tc>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Under review</w:t>
            </w:r>
          </w:p>
        </w:tc>
      </w:tr>
      <w:tr>
        <w:trPr>
          <w:cantSplit/>
        </w:trPr>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As-of date</w:t>
            </w:r>
          </w:p>
        </w:tc>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24, 2025</w:t>
            </w:r>
          </w:p>
        </w:tc>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Confirmed</w:t>
            </w:r>
          </w:p>
        </w:tc>
      </w:tr>
      <w:tr>
        <w:trPr>
          <w:cantSplit/>
        </w:trPr>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Classification</w:t>
            </w:r>
          </w:p>
        </w:tc>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CONFIDENTIAL - INTERNAL TAX PLANNING</w:t>
            </w:r>
          </w:p>
        </w:tc>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Confirmed</w:t>
            </w:r>
          </w:p>
        </w:tc>
      </w:tr>
      <w:tr>
        <w:trPr>
          <w:cantSplit/>
        </w:trPr>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Preparer</w:t>
            </w:r>
          </w:p>
        </w:tc>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Sarah Chen, Director - Tax Planning</w:t>
            </w:r>
          </w:p>
        </w:tc>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Prepared</w:t>
            </w:r>
          </w:p>
        </w:tc>
      </w:tr>
      <w:tr>
        <w:trPr>
          <w:cantSplit/>
        </w:trPr>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Reviewer</w:t>
            </w:r>
          </w:p>
        </w:tc>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Michael Harrington, Vice President and Chief Accounting Officer</w:t>
            </w:r>
          </w:p>
        </w:tc>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Under review</w:t>
            </w:r>
          </w:p>
        </w:tc>
      </w:tr>
      <w:tr>
        <w:trPr>
          <w:cantSplit/>
        </w:trPr>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Source workbook</w:t>
            </w:r>
          </w:p>
        </w:tc>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ADC_Fairfax_3rd_Disposal_Tax_Model_2025Q3.xlsx</w:t>
            </w:r>
          </w:p>
        </w:tc>
        <w:tc>
          <w:tcPr>
            <w:tcW w:type="dxa" w:w="326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Pending tie-out</w:t>
            </w:r>
          </w:p>
        </w:tc>
      </w:tr>
    </w:tbl>
    <w:p>
      <w:pPr>
        <w:spacing w:after="40"/>
      </w:pPr>
    </w:p>
    <w:p>
      <w:pPr>
        <w:pStyle w:val="Caption"/>
      </w:pPr>
      <w:r>
        <w:t>Table 2. Modeled tax and execution comparison by disposition structure</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1224"/>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Structure</w:t>
            </w:r>
          </w:p>
        </w:tc>
        <w:tc>
          <w:tcPr>
            <w:tcW w:type="dxa" w:w="1224"/>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Total Federal Gain</w:t>
            </w:r>
          </w:p>
        </w:tc>
        <w:tc>
          <w:tcPr>
            <w:tcW w:type="dxa" w:w="1224"/>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2025 Recognized Gain</w:t>
            </w:r>
          </w:p>
        </w:tc>
        <w:tc>
          <w:tcPr>
            <w:tcW w:type="dxa" w:w="1224"/>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Ordinary-Income Component</w:t>
            </w:r>
          </w:p>
        </w:tc>
        <w:tc>
          <w:tcPr>
            <w:tcW w:type="dxa" w:w="1224"/>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Deferred Eligible Gain</w:t>
            </w:r>
          </w:p>
        </w:tc>
        <w:tc>
          <w:tcPr>
            <w:tcW w:type="dxa" w:w="1224"/>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LA Transfer Tax</w:t>
            </w:r>
          </w:p>
        </w:tc>
        <w:tc>
          <w:tcPr>
            <w:tcW w:type="dxa" w:w="1224"/>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Execution Assessment</w:t>
            </w:r>
          </w:p>
        </w:tc>
        <w:tc>
          <w:tcPr>
            <w:tcW w:type="dxa" w:w="1224"/>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Recommendation</w:t>
            </w:r>
          </w:p>
        </w:tc>
      </w:tr>
      <w:tr>
        <w:trPr>
          <w:cantSplit/>
        </w:trPr>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Direct asset sale</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$9,820,196.50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$9,820,196.50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$1,973,679.80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$0.00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$113,736.00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Certain; no seller-note credit risk</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Fallback</w:t>
            </w:r>
          </w:p>
        </w:tc>
      </w:tr>
      <w:tr>
        <w:trPr>
          <w:cantSplit/>
        </w:trPr>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Partnership-interest transfer</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$10,850,640.00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$10,850,640.00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$1,248,775.00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$0.00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$113,736.00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Complex diligence; hot-asset and control risk</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Do not prioritize</w:t>
            </w:r>
          </w:p>
        </w:tc>
      </w:tr>
      <w:tr>
        <w:trPr>
          <w:cantSplit/>
        </w:trPr>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Installment asset sale</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$9,820,196.50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$3,935,308.98</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$1,973,679.80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$5,884,887.52</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$113,736.00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Preferred only with protected note</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Preferred</w:t>
            </w:r>
          </w:p>
        </w:tc>
      </w:tr>
      <w:tr>
        <w:trPr>
          <w:cantSplit/>
        </w:trPr>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left"/>
            </w:pPr>
            <w:r>
              <w:rPr>
                <w:b/>
              </w:rPr>
            </w:r>
            <w:r>
              <w:rPr>
                <w:rFonts w:ascii="Arial" w:hAnsi="Arial"/>
                <w:b w:val="0"/>
                <w:color w:val="202426"/>
                <w:sz w:val="16"/>
              </w:rPr>
              <w:t>Preferred structure</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right"/>
            </w:pPr>
            <w:r>
              <w:rPr>
                <w:b/>
              </w:rPr>
            </w:r>
            <w:r>
              <w:rPr>
                <w:rFonts w:ascii="Arial" w:hAnsi="Arial"/>
                <w:b w:val="0"/>
                <w:color w:val="202426"/>
                <w:sz w:val="16"/>
              </w:rPr>
              <w:t>$9,820,196.50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right"/>
            </w:pPr>
            <w:r>
              <w:rPr>
                <w:b/>
              </w:rPr>
            </w:r>
            <w:r>
              <w:rPr>
                <w:rFonts w:ascii="Arial" w:hAnsi="Arial"/>
                <w:b w:val="0"/>
                <w:color w:val="202426"/>
                <w:sz w:val="16"/>
              </w:rPr>
              <w:t>$3,935,308.98</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right"/>
            </w:pPr>
            <w:r>
              <w:rPr>
                <w:b/>
              </w:rPr>
            </w:r>
            <w:r>
              <w:rPr>
                <w:rFonts w:ascii="Arial" w:hAnsi="Arial"/>
                <w:b w:val="0"/>
                <w:color w:val="202426"/>
                <w:sz w:val="16"/>
              </w:rPr>
              <w:t>$1,973,679.80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right"/>
            </w:pPr>
            <w:r>
              <w:rPr>
                <w:b/>
              </w:rPr>
            </w:r>
            <w:r>
              <w:rPr>
                <w:rFonts w:ascii="Arial" w:hAnsi="Arial"/>
                <w:b w:val="0"/>
                <w:color w:val="202426"/>
                <w:sz w:val="16"/>
              </w:rPr>
              <w:t>$5,884,887.52</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right"/>
            </w:pPr>
            <w:r>
              <w:rPr>
                <w:b/>
              </w:rPr>
            </w:r>
            <w:r>
              <w:rPr>
                <w:rFonts w:ascii="Arial" w:hAnsi="Arial"/>
                <w:b w:val="0"/>
                <w:color w:val="202426"/>
                <w:sz w:val="16"/>
              </w:rPr>
              <w:t>$113,736.00</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left"/>
            </w:pPr>
            <w:r>
              <w:rPr>
                <w:b/>
              </w:rPr>
            </w:r>
            <w:r>
              <w:rPr>
                <w:rFonts w:ascii="Arial" w:hAnsi="Arial"/>
                <w:b w:val="0"/>
                <w:color w:val="202426"/>
                <w:sz w:val="16"/>
              </w:rPr>
              <w:t>Conditional recommendation; close after protections</w:t>
            </w:r>
          </w:p>
        </w:tc>
        <w:tc>
          <w:tcPr>
            <w:tcW w:type="dxa" w:w="1224"/>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left"/>
            </w:pPr>
            <w:r>
              <w:rPr>
                <w:b/>
              </w:rPr>
            </w:r>
            <w:r>
              <w:rPr>
                <w:rFonts w:ascii="Arial" w:hAnsi="Arial"/>
                <w:b w:val="0"/>
                <w:color w:val="202426"/>
                <w:sz w:val="16"/>
              </w:rPr>
              <w:t>Proceed</w:t>
            </w:r>
          </w:p>
        </w:tc>
      </w:tr>
    </w:tbl>
    <w:p>
      <w:pPr>
        <w:spacing w:after="40"/>
      </w:pPr>
    </w:p>
    <w:p>
      <w:pPr>
        <w:pStyle w:val="Caption"/>
      </w:pPr>
      <w:r>
        <w:t>Table 3. Fairfax &amp; 3rd transaction assumptions as of September 24, 2025</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Assumption</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Value</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Source</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Tax Relevance</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Owner</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Status</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Property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Fairfax &amp; 3rd Retail Center, Los Angeles, California</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Term sheet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Asset identity and situs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Investments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Confirmed</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Owning entity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ADC Fairfax Retail Partners LP</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Management representation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Partnership-interest alternative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Tax</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Preliminary</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Gross principal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$28,735,000.00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Workbook / term sheet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Contract price and transfer tax</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Investments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Confirmed</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Closing principal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$7,183,750.00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Workbook / term sheet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25.0000% payment ratio</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Treasury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Confirmed</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Seller note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$21,551,250.00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Workbook / term sheet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Deferred principal and credit exposure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Treasury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Negotiated</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Closing date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30,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Term sheet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Sale year and installment timing</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Legal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Confirmed</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Selling costs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$387,922.50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Workbook schedule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Amount realized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Accounting</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Preliminary</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Adjusted tax basis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$18,526,881.00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Workbook schedule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Federal gain base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Tax</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Confirmed</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Remaining encumbrances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$8,425,000.00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Title / payoff estimate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Transfer-tax base and liability relief</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Legal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Open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Ownership threshold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More than 50% control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Counsel assumption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Controlling-interest transfer tax</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Legal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Preliminary</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Property classification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Investment real estate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Management representation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Installment eligibility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Tax</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Confirmed</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Currency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U.S. dollars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Policy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Presentation convention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Accounting</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Confirmed</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Decision body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Agree Realty Corporation Investment Committee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Governance calendar</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Approval authority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Investments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Confirmed</w:t>
            </w:r>
          </w:p>
        </w:tc>
      </w:tr>
    </w:tbl>
    <w:p>
      <w:pPr>
        <w:spacing w:after="40"/>
      </w:pPr>
    </w:p>
    <w:p>
      <w:pPr>
        <w:pStyle w:val="Caption"/>
      </w:pPr>
      <w:r>
        <w:t>Table 4. Public-company context from Agree Realty and Realty Income disclosures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Company</w:t>
            </w:r>
          </w:p>
        </w:tc>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Reporting Date</w:t>
            </w:r>
          </w:p>
        </w:tc>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Metric</w:t>
            </w:r>
          </w:p>
        </w:tc>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Reported Value</w:t>
            </w:r>
          </w:p>
        </w:tc>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Use in Memorandum</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Agree Realty Corporation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December 31, 2024</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Portfolio properties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2,370 properties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Context only</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Agree Realty Corporation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December 31, 2024</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Geographic footprint</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All 50 states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Context only</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Agree Realty Corporation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December 31, 2024</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Portfolio area</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Approximately 48.8 million square feet</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Context only</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Agree Realty Corporation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December 31, 2024</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Occupancy</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99.6%</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Context only</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Agree Realty Corporation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Fiscal 2024</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Acquisitions / dispositions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$951 million invested; 26 properties sold for approximately $98.4 million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Context only</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Realty Income Corporation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30, 2024</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Properties / clients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15,457 properties; 1,552 clients; 90 industries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Benchmark only</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Realty Income Corporation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Q3 2024</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Properties sold / net proceeds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92 properties; $249.5 million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Benchmark only</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Realty Income Corporation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Nine months ended September 30, 2024</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Properties sold / net proceeds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214 properties; $451.4 million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Benchmark only</w:t>
            </w:r>
          </w:p>
        </w:tc>
      </w:tr>
    </w:tbl>
    <w:p>
      <w:pPr>
        <w:spacing w:after="40"/>
      </w:pPr>
    </w:p>
    <w:p>
      <w:pPr>
        <w:pStyle w:val="Caption"/>
      </w:pPr>
      <w:r>
        <w:t>Table 5. Direct-sale federal taxable gain and character</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Gain Category</w:t>
            </w:r>
          </w:p>
        </w:tc>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Tax Character</w:t>
            </w:r>
          </w:p>
        </w:tc>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Amount</w:t>
            </w:r>
          </w:p>
        </w:tc>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Recognition Year</w:t>
            </w:r>
          </w:p>
        </w:tc>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Workbook Reference</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IRC section 1245</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Ordinary recapture</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$1,107,955.00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2025</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Direct Sale / Character</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IRC section 291</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Ordinary income</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$865,724.80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2025</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Direct Sale / Character</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Unrecaptured section 1250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Separately tracked gain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$3,462,899.20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2025</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Direct Sale / Character</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Residual section 1231</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Residual section 1231 gain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$4,383,617.50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2025</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Direct Sale / Character</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Subtotal</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All modeled components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$9,820,196.50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2025</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Direct Sale / Total</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left"/>
            </w:pPr>
            <w:r>
              <w:rPr>
                <w:b/>
              </w:rPr>
            </w:r>
            <w:r>
              <w:rPr>
                <w:rFonts w:ascii="Arial" w:hAnsi="Arial"/>
                <w:b w:val="0"/>
                <w:color w:val="202426"/>
                <w:sz w:val="16"/>
              </w:rPr>
              <w:t>Total</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left"/>
            </w:pPr>
            <w:r>
              <w:rPr>
                <w:b/>
              </w:rPr>
            </w:r>
            <w:r>
              <w:rPr>
                <w:rFonts w:ascii="Arial" w:hAnsi="Arial"/>
                <w:b w:val="0"/>
                <w:color w:val="202426"/>
                <w:sz w:val="16"/>
              </w:rPr>
              <w:t>Federal taxable gain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right"/>
            </w:pPr>
            <w:r>
              <w:rPr>
                <w:b/>
              </w:rPr>
            </w:r>
            <w:r>
              <w:rPr>
                <w:rFonts w:ascii="Arial" w:hAnsi="Arial"/>
                <w:b w:val="0"/>
                <w:color w:val="202426"/>
                <w:sz w:val="16"/>
              </w:rPr>
              <w:t>$9,820,196.50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left"/>
            </w:pPr>
            <w:r>
              <w:rPr>
                <w:b/>
              </w:rPr>
            </w:r>
            <w:r>
              <w:rPr>
                <w:rFonts w:ascii="Arial" w:hAnsi="Arial"/>
                <w:b w:val="0"/>
                <w:color w:val="202426"/>
                <w:sz w:val="16"/>
              </w:rPr>
              <w:t>2025</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left"/>
            </w:pPr>
            <w:r>
              <w:rPr>
                <w:b/>
              </w:rPr>
            </w:r>
            <w:r>
              <w:rPr>
                <w:rFonts w:ascii="Arial" w:hAnsi="Arial"/>
                <w:b w:val="0"/>
                <w:color w:val="202426"/>
                <w:sz w:val="16"/>
              </w:rPr>
              <w:t>Direct Sale / Total</w:t>
            </w:r>
          </w:p>
        </w:tc>
      </w:tr>
    </w:tbl>
    <w:p>
      <w:pPr>
        <w:spacing w:after="40"/>
      </w:pPr>
    </w:p>
    <w:p>
      <w:pPr>
        <w:pStyle w:val="Caption"/>
      </w:pPr>
      <w:r>
        <w:t>Table 6. Partnership-interest transfer gain and IRC section 751 recharacterization</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44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Bridge Item</w:t>
            </w:r>
          </w:p>
        </w:tc>
        <w:tc>
          <w:tcPr>
            <w:tcW w:type="dxa" w:w="244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Amount</w:t>
            </w:r>
          </w:p>
        </w:tc>
        <w:tc>
          <w:tcPr>
            <w:tcW w:type="dxa" w:w="244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Federal Treatment</w:t>
            </w:r>
          </w:p>
        </w:tc>
        <w:tc>
          <w:tcPr>
            <w:tcW w:type="dxa" w:w="244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Diligence Dependency</w:t>
            </w:r>
          </w:p>
        </w:tc>
      </w:tr>
      <w:tr>
        <w:trPr>
          <w:cantSplit/>
        </w:trPr>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Cash equity consideration</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$20,310,000.00</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Amount realized</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Purchase agreement</w:t>
            </w:r>
          </w:p>
        </w:tc>
      </w:tr>
      <w:tr>
        <w:trPr>
          <w:cantSplit/>
        </w:trPr>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Liability relief</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$8,425,000.00</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Amount realized under equity model</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Liability allocation</w:t>
            </w:r>
          </w:p>
        </w:tc>
      </w:tr>
      <w:tr>
        <w:trPr>
          <w:cantSplit/>
        </w:trPr>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Outside tax basis</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$17,884,360.00</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Subtracted from amount realized</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Basis schedule</w:t>
            </w:r>
          </w:p>
        </w:tc>
      </w:tr>
      <w:tr>
        <w:trPr>
          <w:cantSplit/>
        </w:trPr>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IRC section 751 ordinary income</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$1,248,775.00</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Hot-asset recharacterization</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Hot-asset schedule</w:t>
            </w:r>
          </w:p>
        </w:tc>
      </w:tr>
      <w:tr>
        <w:trPr>
          <w:cantSplit/>
        </w:trPr>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IRC section 741 capital gain</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$9,601,865.00</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Residual partnership-interest gain</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Outside basis</w:t>
            </w:r>
          </w:p>
        </w:tc>
      </w:tr>
      <w:tr>
        <w:trPr>
          <w:cantSplit/>
        </w:trPr>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Total gain</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$10,850,640.00</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Section 741 plus section 751</w:t>
            </w:r>
          </w:p>
        </w:tc>
        <w:tc>
          <w:tcPr>
            <w:tcW w:type="dxa" w:w="244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Buyer and seller diligence</w:t>
            </w:r>
          </w:p>
        </w:tc>
      </w:tr>
    </w:tbl>
    <w:p>
      <w:pPr>
        <w:spacing w:after="40"/>
      </w:pPr>
    </w:p>
    <w:p>
      <w:pPr>
        <w:pStyle w:val="Caption"/>
      </w:pPr>
      <w:r>
        <w:t>Table 7. 2025 installment-sale recognition and deferred eligible gain</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Component</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Principal or Gain Amount</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Recognition Percentage</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2025 Recognized</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Deferred After 2025</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Tax Authority</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Closing principal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$7,183,750.00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25.0000%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$1,961,629.18</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IRC section 453</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Seller note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$21,551,250.00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Future collections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$5,884,887.52</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IRC section 453</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IRC section 1245 recapture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$1,107,955.00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100.0000%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$1,107,955.00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IRC section 1245</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IRC section 291 ordinary income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$865,724.80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100.0000%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$865,724.80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IRC section 291</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Eligible gain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$7,846,516.70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27.3066504%</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$1,961,629.18</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$5,884,887.52</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IRC section 453</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2025 recognized gain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$3,935,308.98</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Sale year</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$3,935,308.98</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Workbook output</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Deferred eligible gain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$5,884,887.52</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After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 xml:space="preserve"> $0.00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$5,884,887.52</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Workbook output</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Total 2025 gain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 xml:space="preserve"> $9,820,196.50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Reconciles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 xml:space="preserve"> $3,935,308.98</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$5,884,887.52</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Workbook tie-out</w:t>
            </w:r>
          </w:p>
        </w:tc>
      </w:tr>
    </w:tbl>
    <w:p>
      <w:pPr>
        <w:spacing w:after="40"/>
      </w:pPr>
    </w:p>
    <w:p>
      <w:pPr>
        <w:pStyle w:val="Caption"/>
      </w:pPr>
      <w:r>
        <w:t>Table 8. Minimum commercial protections for the $21,551,250.00 seller note</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Protection</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Minimum Requirement</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Owner</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Required By</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Fallback Trigger</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Status</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Collateral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First-priority lien or equivalent collateral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Legal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25,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No perfected security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Open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Additional debt covenant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No additional secured debt without consent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Legal / Treasury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26,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Covenant rejected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Open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Asset-transfer covenant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No material asset transfer outside ordinary course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Legal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26,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Covenant rejected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Open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Financial reporting</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Quarterly financial statements and compliance certificate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Treasury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26,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Reporting absent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Open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Liquidity covenant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Minimum liquidity and net-worth test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Treasury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26,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Credit approval withdrawn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Open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Default remedies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Acceleration and customary payment-default remedies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Legal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26,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Remedies inadequate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Negotiated</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Tax gross-up</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Gross-up where withholding is required by buyer action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Tax / Legal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27,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Withholding loss unresolved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Open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Buyer authority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Incumbency, resolutions, and signature authority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Legal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29,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Authority unconfirmed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Open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Solvency diligence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Current financials, debt schedule, and sponsor support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Investments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26,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Diligence incomplete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Open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Insurance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Property and liability coverage maintained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Investments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29,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Coverage lapse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Open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Payment mechanics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Escrow, wiring, and notice procedures tested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Treasury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29,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Settlement failure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 progress</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Release criteria</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Security release only after full principal and interest payment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Legal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30,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Release language absent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Open</w:t>
            </w:r>
          </w:p>
        </w:tc>
      </w:tr>
    </w:tbl>
    <w:p>
      <w:pPr>
        <w:spacing w:after="40"/>
      </w:pPr>
    </w:p>
    <w:p>
      <w:pPr>
        <w:pStyle w:val="Caption"/>
      </w:pPr>
      <w:r>
        <w:t>Table 9. California income-tax, withholding, and transfer-tax treatment</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Issue</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Direct Sale</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Equity Transfer</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Installment Sale</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Authority</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Required Action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Year-of-sale gain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Full gain recognized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Full gain recognized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Recapture full; eligible gain deferred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FTB 3805E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Reconcile return position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Recapture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Recognized in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Section 751 may apply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Recognized in full in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FTB 3805E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Confirm character</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Principal withholding</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Not installment principal withholding</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Assess section 1446(f) if foreign transferor</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Generally withheld on principal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FTB 3805E / IRC 1446(f)</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Obtain clearance or withhold</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Controlling-interest change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Deed transfer tax applies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More than 50% control may be taxable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Asset deed structure modeled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LA County declaration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Counsel analysis</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County tax</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$22,341.00 modeled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$22,341.00 modeled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$22,341.00 modeled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LA County declaration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Pay or document exemption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City tax</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$91,395.00 modeled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$91,395.00 modeled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$91,395.00 modeled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LA County declaration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Pay or document exemption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Exemption support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Statutory reason required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Statutory reason required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Statutory reason required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LA County declaration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Attach support</w:t>
            </w:r>
          </w:p>
        </w:tc>
      </w:tr>
    </w:tbl>
    <w:p>
      <w:pPr>
        <w:spacing w:after="40"/>
      </w:pPr>
    </w:p>
    <w:p>
      <w:pPr>
        <w:pStyle w:val="Caption"/>
      </w:pPr>
      <w:r>
        <w:t>Table 10. Los Angeles documentary transfer tax computation</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Calculation Line</w:t>
            </w:r>
          </w:p>
        </w:tc>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Amount or Rate</w:t>
            </w:r>
          </w:p>
        </w:tc>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Unit</w:t>
            </w:r>
          </w:p>
        </w:tc>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Formula Narrative</w:t>
            </w:r>
          </w:p>
        </w:tc>
        <w:tc>
          <w:tcPr>
            <w:tcW w:type="dxa" w:w="1958"/>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Source</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Consideration</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$28,735,000.00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U.S. dollars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Negotiated gross principal</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Term sheet</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Encumbrances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$8,425,000.00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U.S. dollars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Liens and encumbrances remaining</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Title estimate</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Taxable base</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$20,310,000.00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U.S. dollars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Consideration less encumbrances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Workbook output</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County rate</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$1.10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Dollars per $1,000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Countywide documentary transfer tax rate</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LA County declaration</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City rate</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right"/>
            </w:pPr>
            <w:r/>
            <w:r>
              <w:rPr>
                <w:rFonts w:ascii="Arial" w:hAnsi="Arial"/>
                <w:b w:val="0"/>
                <w:color w:val="202426"/>
                <w:sz w:val="16"/>
              </w:rPr>
              <w:t>$4.50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Dollars per $1,000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City of Los Angeles additional rate</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LA County declaration</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Combined rate</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right"/>
            </w:pPr>
            <w:r/>
            <w:r>
              <w:rPr>
                <w:rFonts w:ascii="Arial" w:hAnsi="Arial"/>
                <w:b w:val="0"/>
                <w:color w:val="202426"/>
                <w:sz w:val="16"/>
              </w:rPr>
              <w:t>$5.60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Dollars per $1,000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County rate plus city rate</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LA County declaration</w:t>
            </w:r>
          </w:p>
        </w:tc>
      </w:tr>
      <w:tr>
        <w:trPr>
          <w:cantSplit/>
        </w:trPr>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left"/>
            </w:pPr>
            <w:r>
              <w:rPr>
                <w:b/>
              </w:rPr>
            </w:r>
            <w:r>
              <w:rPr>
                <w:rFonts w:ascii="Arial" w:hAnsi="Arial"/>
                <w:b w:val="0"/>
                <w:color w:val="202426"/>
                <w:sz w:val="16"/>
              </w:rPr>
              <w:t>Tax exposure</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right"/>
            </w:pPr>
            <w:r>
              <w:rPr>
                <w:b/>
              </w:rPr>
            </w:r>
            <w:r>
              <w:rPr>
                <w:rFonts w:ascii="Arial" w:hAnsi="Arial"/>
                <w:b w:val="0"/>
                <w:color w:val="202426"/>
                <w:sz w:val="16"/>
              </w:rPr>
              <w:t>$113,736.00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left"/>
            </w:pPr>
            <w:r>
              <w:rPr>
                <w:b/>
              </w:rPr>
            </w:r>
            <w:r>
              <w:rPr>
                <w:rFonts w:ascii="Arial" w:hAnsi="Arial"/>
                <w:b w:val="0"/>
                <w:color w:val="202426"/>
                <w:sz w:val="16"/>
              </w:rPr>
              <w:t>U.S. dollars</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left"/>
            </w:pPr>
            <w:r>
              <w:rPr>
                <w:b/>
              </w:rPr>
            </w:r>
            <w:r>
              <w:rPr>
                <w:rFonts w:ascii="Arial" w:hAnsi="Arial"/>
                <w:b w:val="0"/>
                <w:color w:val="202426"/>
                <w:sz w:val="16"/>
              </w:rPr>
              <w:t>($28,735,000.00 - $8,425,000.00) x $5.60 / $1,000</w:t>
            </w:r>
          </w:p>
        </w:tc>
        <w:tc>
          <w:tcPr>
            <w:tcW w:type="dxa" w:w="1958"/>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C46A"/>
          </w:tcPr>
          <w:p>
            <w:pPr>
              <w:spacing w:after="0" w:before="0"/>
              <w:jc w:val="left"/>
            </w:pPr>
            <w:r>
              <w:rPr>
                <w:b/>
              </w:rPr>
            </w:r>
            <w:r>
              <w:rPr>
                <w:rFonts w:ascii="Arial" w:hAnsi="Arial"/>
                <w:b w:val="0"/>
                <w:color w:val="202426"/>
                <w:sz w:val="16"/>
              </w:rPr>
              <w:t>Workbook output</w:t>
            </w:r>
          </w:p>
        </w:tc>
      </w:tr>
    </w:tbl>
    <w:p>
      <w:pPr>
        <w:spacing w:after="40"/>
      </w:pPr>
    </w:p>
    <w:p>
      <w:pPr>
        <w:pStyle w:val="Caption"/>
      </w:pPr>
      <w:r>
        <w:t>Table 11. Required conditions before approving the installment closing</w:t>
      </w:r>
    </w:p>
    <w:tbl>
      <w:tblPr>
        <w:tblStyle w:val="TableGrid"/>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tblHeader w:val="true"/>
        </w:trPr>
        <w:tc>
          <w:tcPr>
            <w:tcW w:type="dxa" w:w="1399"/>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ID</w:t>
            </w:r>
          </w:p>
        </w:tc>
        <w:tc>
          <w:tcPr>
            <w:tcW w:type="dxa" w:w="1399"/>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Condition</w:t>
            </w:r>
          </w:p>
        </w:tc>
        <w:tc>
          <w:tcPr>
            <w:tcW w:type="dxa" w:w="1399"/>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Owner</w:t>
            </w:r>
          </w:p>
        </w:tc>
        <w:tc>
          <w:tcPr>
            <w:tcW w:type="dxa" w:w="1399"/>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Evidence</w:t>
            </w:r>
          </w:p>
        </w:tc>
        <w:tc>
          <w:tcPr>
            <w:tcW w:type="dxa" w:w="1399"/>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Due Date</w:t>
            </w:r>
          </w:p>
        </w:tc>
        <w:tc>
          <w:tcPr>
            <w:tcW w:type="dxa" w:w="1399"/>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Status</w:t>
            </w:r>
          </w:p>
        </w:tc>
        <w:tc>
          <w:tcPr>
            <w:tcW w:type="dxa" w:w="1399"/>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Consequence if Open</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1</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Confirm collateral perfection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Rebecca Lawson, Legal</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Executed security instrument</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25,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Open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Use direct-sale fallback</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2</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Approve covenant package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Daniel Mercer, Treasury</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Treasury credit memo</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26,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Open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Use direct-sale fallback</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3</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Complete buyer solvency diligence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Meridian Capital Markets LLC</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Diligence report</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26,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Open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Escalate to Investment Committee</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4</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Obtain California clearance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Sarah Chen, Tax</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FTB clearance or withholding calculation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27,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Open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Withhold or delay closing</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Validate nonforeign affidavits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Morrison &amp; Foerster LLP</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Signed affidavits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27,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Open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Do not release funds</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6</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Confirm transfer-tax base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Rebecca Lawson, Legal</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Counsel memorandum</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26,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Open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Rerun declaration</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7</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Reconcile basis schedule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Sarah Chen, Tax</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Workbook tie-out</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25,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Complete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Refresh model</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8</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Review ASC 740 handoff</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Michael Harrington, Accounting</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Accounting memo</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29,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In progress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Escalate accounting</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9</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Approve wiring controls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Daniel Mercer, Treasury</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Dual-control checklist</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29,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 progress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Delay settlement</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10</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Confirm title and liens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Rebecca Lawson, Legal</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Title commitment and payoff letter</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29,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Open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Rerun transfer tax</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11</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Approve note execution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Investment Committee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Meeting minutes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26,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Pending</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Use fallback</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12</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Confirm buyer authority</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Morrison &amp; Foerster LLP</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Resolutions and incumbency</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29,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Open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Do not execute</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13</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Confirm insurance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Daniel Mercer, Treasury</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Certificates of insurance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29,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Open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Condition note funding</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14</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Confirm closing statement</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Michael Harrington, Accounting</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Final settlement statement</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30,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Open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Delay closing</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15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Document fallback readiness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Sarah Chen, Tax</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All-cash closing package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30,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 progress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Execute direct sale</w:t>
            </w:r>
          </w:p>
        </w:tc>
      </w:tr>
    </w:tbl>
    <w:p>
      <w:pPr>
        <w:spacing w:after="40"/>
      </w:pPr>
    </w:p>
    <w:p>
      <w:pPr>
        <w:pStyle w:val="Caption"/>
      </w:pPr>
      <w:r>
        <w:t>Table 12. Material assumptions, sensitivities, and model-refresh triggers</w:t>
      </w:r>
    </w:p>
    <w:tbl>
      <w:tblPr>
        <w:tblStyle w:val="TableGrid"/>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tblHeader w:val="true"/>
        </w:trPr>
        <w:tc>
          <w:tcPr>
            <w:tcW w:type="dxa" w:w="1399"/>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ID</w:t>
            </w:r>
          </w:p>
        </w:tc>
        <w:tc>
          <w:tcPr>
            <w:tcW w:type="dxa" w:w="1399"/>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Assumption</w:t>
            </w:r>
          </w:p>
        </w:tc>
        <w:tc>
          <w:tcPr>
            <w:tcW w:type="dxa" w:w="1399"/>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Base Case</w:t>
            </w:r>
          </w:p>
        </w:tc>
        <w:tc>
          <w:tcPr>
            <w:tcW w:type="dxa" w:w="1399"/>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Sensitivity</w:t>
            </w:r>
          </w:p>
        </w:tc>
        <w:tc>
          <w:tcPr>
            <w:tcW w:type="dxa" w:w="1399"/>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Potential Effect</w:t>
            </w:r>
          </w:p>
        </w:tc>
        <w:tc>
          <w:tcPr>
            <w:tcW w:type="dxa" w:w="1399"/>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Owner</w:t>
            </w:r>
          </w:p>
        </w:tc>
        <w:tc>
          <w:tcPr>
            <w:tcW w:type="dxa" w:w="1399"/>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Status</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1</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Closing date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30, 2025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Closing into 2026</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Changes recognition year</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Legal</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Confirmed</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2</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Gross principal</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$28,735,000.00</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Price changes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Changes amount realized and gain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Investments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Confirmed</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3</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Closing payment</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$7,183,750.00</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Reduced payment</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Changes 2025 eligible gain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Treasury</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Confirmed</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4</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Seller note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$21,551,250.00</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Prepayment</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Accelerates gain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Treasury</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Negotiated</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Selling costs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$387,922.50</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Revised costs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Changes amount realized</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Accounting</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Preliminary</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6</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Adjusted basis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$18,526,881.00</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Basis revision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Changes taxable gain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Tax</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Confirmed</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7</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Dealer status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Investment real estate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Dealer status reassessed</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Installment method may be unavailable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Tax</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Confirmed</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8</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Ownership threshold</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More than 50% control</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Different percentage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Changes transfer-tax analysis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Legal</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Preliminary</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9</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Encumbrances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$8,425,000.00</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Payoff before recordation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Changes taxable base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Legal</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Open</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10</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Withholding</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Clearance or compliant withholding</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Clearance fails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Funding and cash timing change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Tax</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Open</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11</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Buyer solvency</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Diligence acceptable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Buyer default</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Credit loss and acceleration risk</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Investments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Open</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12</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Debt terms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No material modification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Debt modification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Interest and gain timing change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Treasury</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Open</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13</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Interest rate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Stated or imputed interest</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Rate adjustment</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Separate ordinary interest changes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Tax</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Preliminary</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14</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Note disposition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Held by seller</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Pledge or sale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Gain may accelerate</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Tax</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Confirmed</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15</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Partnership basis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$17,884,360.00 outside basis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Liability relief revised</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Equity gain changes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Tax</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Preliminary</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16</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Foreign status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Nonforeign affidavits</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Foreign transferor</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FIRPTA or 1446(f) withholding</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Legal</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Open</w:t>
            </w:r>
          </w:p>
        </w:tc>
      </w:tr>
      <w:tr>
        <w:trPr>
          <w:cantSplit/>
        </w:trPr>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17</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Transfer-tax exemption</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None assumed</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Exemption claimed</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Tax may change with support</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Legal</w:t>
            </w:r>
          </w:p>
        </w:tc>
        <w:tc>
          <w:tcPr>
            <w:tcW w:type="dxa" w:w="1399"/>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Open</w:t>
            </w:r>
          </w:p>
        </w:tc>
      </w:tr>
    </w:tbl>
    <w:p>
      <w:pPr>
        <w:spacing w:after="40"/>
      </w:pPr>
    </w:p>
    <w:p>
      <w:pPr>
        <w:pStyle w:val="Caption"/>
      </w:pPr>
      <w:r>
        <w:t>Table 13. Control tie-out to ADC_Fairfax_3rd_Disposal_Tax_Model_2025Q3.xlsx</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Metric</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Workbook Amount</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Memorandum Amount</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Difference</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Workbook Reference</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Reviewer Initials</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Gross principal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$28,735,000.00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$28,735,000.00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Inputs / Contract Price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SC</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Closing principal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$7,183,750.00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$7,183,750.00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Inputs / Closing Principal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SC</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Seller-note principal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$21,551,250.00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$21,551,250.00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Inputs / Seller Note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SC</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Direct-sale total gain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$9,820,196.50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$9,820,196.50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Direct Sale / Total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SC</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IRC section 1245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$1,107,955.00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$1,107,955.00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Direct Sale / Character</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SC</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IRC section 291</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$865,724.80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$865,724.80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Direct Sale / Character</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SC</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Unrecaptured section 1250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$3,462,899.20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$3,462,899.20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Direct Sale / Character</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SC</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Residual section 1231</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$4,383,617.50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$4,383,617.50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Direct Sale / Character</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SC</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Installment recognized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$3,935,308.98</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$3,935,308.98</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Installment / 2025 Recognized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SC</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Deferred eligible gain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$5,884,887.52</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$5,884,887.52</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Installment / Deferred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SC</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Partnership total gain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$10,850,640.00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$10,850,640.00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Equity / Total Gain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SC</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Section 751 ordinary income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$1,248,775.00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$1,248,775.00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Equity / Section 751</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SC</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Section 741 capital gain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$9,601,865.00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$9,601,865.00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Equity / Section 741</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SC</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commentRangeStart w:id="0"/>
            <w:r/>
            <w:r>
              <w:rPr>
                <w:rFonts w:ascii="Arial" w:hAnsi="Arial"/>
                <w:b w:val="0"/>
                <w:color w:val="202426"/>
                <w:sz w:val="16"/>
              </w:rPr>
              <w:t>Documentary transfer tax</w:t>
            </w:r>
            <w:commentRangeEnd w:id="0"/>
            <w:r>
              <w:rPr>
                <w:rStyle w:val="CommentReference"/>
              </w:rPr>
              <w:commentReference w:id="0"/>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$113,736.00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$113,736.00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$0.00</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Transfer Tax / Exposure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MH</w:t>
            </w:r>
          </w:p>
        </w:tc>
      </w:tr>
    </w:tbl>
    <w:p>
      <w:pPr>
        <w:spacing w:after="40"/>
      </w:pPr>
    </w:p>
    <w:p>
      <w:pPr>
        <w:pStyle w:val="Caption"/>
      </w:pPr>
      <w:r>
        <w:t>Table 14. Tax authorities, public filings, and internal source records</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Authority or Source</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Publisher</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Edition or Period</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Topic Supported</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Link or File Path</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Access Date</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IRC sections 1245, 291, 453, 741, 751, 1445, 1446(f)</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U.S. Congress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2025 Code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Gain character, installment, partnership and withholding rules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https://uscode.house.gov/</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24, 2025</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IRS Publication 537</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Internal Revenue Service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2025 edition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Installment sales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https://www.irs.gov/forms-pubs/about-publication-537</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24, 2025</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IRS Publication 541</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Internal Revenue Service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2025 edition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Partnership interests and hot assets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https://www.irs.gov/forms-pubs/about-publication-541</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24, 2025</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IRS Publication 544</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Internal Revenue Service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2025 edition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Sales and other dispositions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https://www.irs.gov/forms-pubs/about-publication-544</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24, 2025</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Form FTB 3805E instructions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California Franchise Tax Board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2024 instructions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California installment reporting and withholding</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https://www.ftb.ca.gov/forms/2024/2024-3805e.html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24, 2025</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Declaration of Documentary Transfer Tax</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Los Angeles County Registrar-Recorder/County Clerk</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Current form</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County and city transfer tax</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sources/Los_Angeles_Declaration_Documentary_Transfer_Tax.pdf</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23, 2025</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Agree Realty 2024 Annual Report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Agree Realty Corporation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Fiscal 2024</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Portfolio and disposition context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sources/Agree_Realty_2024_Annual_Report.pdf</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23, 2025</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Realty Income Q3 2024 disclosure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Realty Income Corporation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Q3 2024</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Disposition-volume benchmark</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sources/Realty_Income_2024_Q3_Earnings_Dispositions.pdf</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23, 2025</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Internal disposal tax workbook</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ADC Tax Planning and Controllership</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2025-Q3</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All transaction-level outputs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ADC_Fairfax_3rd_Disposal_Tax_Model_2025Q3.xlsx</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24, 2025</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Morrison &amp; Foerster transaction counsel file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Morrison &amp; Foerster LLP</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2025-Q3</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Legal diligence and affidavits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Internal transaction file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24, 2025</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Meridian Capital Markets diligence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Meridian Capital Markets LLC</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2025-Q3</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Buyer credit and market context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Internal financing file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24, 2025</w:t>
            </w:r>
          </w:p>
        </w:tc>
      </w:tr>
    </w:tbl>
    <w:p>
      <w:pPr>
        <w:spacing w:after="40"/>
      </w:pPr>
    </w:p>
    <w:p>
      <w:pPr>
        <w:pStyle w:val="Caption"/>
      </w:pPr>
      <w:r>
        <w:t>Table 15. Functional review, conditions, and controlled distribution</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Function</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Reviewer</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Decision</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Conditions</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Date</w:t>
            </w:r>
          </w:p>
        </w:tc>
        <w:tc>
          <w:tcPr>
            <w:tcW w:type="dxa" w:w="1632"/>
            <w:vAlign w:val="center"/>
            <w:shd w:fill="264653"/>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spacing w:after="0" w:before="0"/>
              <w:jc w:val="center"/>
            </w:pPr>
            <w:r/>
            <w:r>
              <w:rPr>
                <w:rFonts w:ascii="Arial" w:hAnsi="Arial"/>
                <w:b/>
                <w:color w:val="FFFFFF"/>
                <w:sz w:val="16"/>
              </w:rPr>
              <w:t>Distribution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Tax</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Sarah Chen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Pending</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California clearance and final workbook checksum</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24,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CFO, CAO, General Counsel, Investment Committee</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Accounting</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Michael Harrington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Pending</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ASC 740 handoff and settlement statement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24,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CFO, CAO, Internal Audit liaison</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Legal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Rebecca Lawson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Pending</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Collateral, affidavits, transfer-tax base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25,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General Counsel, transaction team</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Treasury</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Daniel Mercer</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Pending</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Credit approval and wiring controls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26,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CFO, Treasurer, Investment Committee</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Investments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Meridian Capital Markets LLC</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Acknowledged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Buyer solvency diligence</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26,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Investment Committee</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Executive Management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Chief Financial Officer</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Pending</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Decision deadline and fallback readiness</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26,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Controlled management group</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Internal Audit liaison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Internal Audit</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Acknowledged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Audit-support retention</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September 29,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tcPr>
          <w:p>
            <w:pPr>
              <w:spacing w:after="0" w:before="0"/>
              <w:jc w:val="left"/>
            </w:pPr>
            <w:r/>
            <w:r>
              <w:rPr>
                <w:rFonts w:ascii="Arial" w:hAnsi="Arial"/>
                <w:b w:val="0"/>
                <w:color w:val="202426"/>
                <w:sz w:val="16"/>
              </w:rPr>
              <w:t>Internal Audit and controllership</w:t>
            </w:r>
          </w:p>
        </w:tc>
      </w:tr>
      <w:tr>
        <w:trPr>
          <w:cantSplit/>
        </w:trPr>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Document control</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Tax Planning and Controllership</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Pending</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Release only after comments and checksum resolved</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September 30, 2025</w:t>
            </w:r>
          </w:p>
        </w:tc>
        <w:tc>
          <w:tcPr>
            <w:tcW w:type="dxa" w:w="1632"/>
            <w:vAlign w:val="center"/>
            <w:tcBorders>
              <w:top w:val="single" w:sz="4" w:space="0" w:color="D0D7DA"/>
              <w:left w:val="single" w:sz="4" w:space="0" w:color="D0D7DA"/>
              <w:bottom w:val="single" w:sz="4" w:space="0" w:color="D0D7DA"/>
              <w:right w:val="single" w:sz="4" w:space="0" w:color="D0D7DA"/>
              <w:insideH w:val="single" w:sz="4" w:space="0" w:color="D0D7DA"/>
              <w:insideV w:val="single" w:sz="4" w:space="0" w:color="D0D7DA"/>
            </w:tcBorders>
            <w:shd w:fill="E9ECEF"/>
          </w:tcPr>
          <w:p>
            <w:pPr>
              <w:spacing w:after="0" w:before="0"/>
              <w:jc w:val="left"/>
            </w:pPr>
            <w:r/>
            <w:r>
              <w:rPr>
                <w:rFonts w:ascii="Arial" w:hAnsi="Arial"/>
                <w:b w:val="0"/>
                <w:color w:val="202426"/>
                <w:sz w:val="16"/>
              </w:rPr>
              <w:t>Approved distribution list</w:t>
            </w:r>
          </w:p>
        </w:tc>
      </w:tr>
    </w:tbl>
    <w:p>
      <w:pPr>
        <w:spacing w:after="40"/>
      </w:pPr>
    </w:p>
    <w:p>
      <w:pPr>
        <w:sectPr>
          <w:headerReference w:type="default" r:id="rId13"/>
          <w:footerReference w:type="default" r:id="rId14"/>
          <w:pgSz w:w="12240" w:h="15840"/>
          <w:pgMar w:top="1080" w:right="1224" w:bottom="1008" w:left="1224" w:header="720" w:footer="720" w:gutter="0"/>
          <w:cols w:space="720"/>
          <w:docGrid w:linePitch="360"/>
          <w:pgNumType w:fmt="decimal" w:start="1"/>
        </w:sectPr>
      </w:pPr>
    </w:p>
    <w:p>
      <w:pPr>
        <w:pStyle w:val="Heading1"/>
        <w:jc w:val="both"/>
      </w:pPr>
      <w:r>
        <w:rPr>
          <w:b w:val="0"/>
        </w:rPr>
        <w:t>Appendix A - Workbook Tie-Out</w:t>
      </w:r>
    </w:p>
    <w:p>
      <w:pPr>
        <w:jc w:val="both"/>
      </w:pPr>
      <w:r>
        <w:rPr>
          <w:b w:val="0"/>
        </w:rPr>
        <w:t>Appendix A provides the compact control tie-out from each memorandum headline amount to ADC_Fairfax_3rd_Disposal_Tax_Model_2025Q3.xlsx. Every difference is $0.00, and the documentary-transfer-tax row remains subject to the reviewer note below.</w:t>
      </w:r>
    </w:p>
    <w:p>
      <w:pPr>
        <w:jc w:val="both"/>
      </w:pPr>
      <w:r>
        <w:rPr>
          <w:b w:val="0"/>
        </w:rPr>
        <w:t>The tie-out is designed for reviewer sign-off and should be refreshed if closing principal, encumbrances, ownership percentage, or payment timing changes.</w:t>
      </w:r>
    </w:p>
    <w:p>
      <w:pPr>
        <w:pStyle w:val="Heading1"/>
        <w:jc w:val="both"/>
      </w:pPr>
      <w:r>
        <w:rPr>
          <w:b w:val="0"/>
        </w:rPr>
        <w:t>Appendix B - Authorities and Source Record</w:t>
      </w:r>
    </w:p>
    <w:p>
      <w:pPr>
        <w:jc w:val="both"/>
      </w:pPr>
      <w:r>
        <w:rPr>
          <w:b w:val="0"/>
        </w:rPr>
        <w:t>The authority index identifies the Internal Revenue Code provisions, IRS Publications 537, 541, and 544, California FTB 3805E instructions, Los Angeles County declaration, public-company filings, and internal workbook used in this memorandum.</w:t>
      </w:r>
    </w:p>
    <w:p>
      <w:pPr>
        <w:jc w:val="both"/>
      </w:pPr>
      <w:r>
        <w:rPr>
          <w:b w:val="0"/>
        </w:rPr>
        <w:t>Links and local source paths are provided for audit-file traceability. Access dates are September 23 or September 24, 2025, consistent with the controlled draft timeline.</w:t>
      </w:r>
    </w:p>
    <w:p>
      <w:pPr>
        <w:pStyle w:val="Heading1"/>
        <w:jc w:val="both"/>
      </w:pPr>
      <w:r>
        <w:rPr>
          <w:b w:val="0"/>
        </w:rPr>
        <w:t>Appendix C - Approval Record</w:t>
      </w:r>
    </w:p>
    <w:p>
      <w:pPr>
        <w:jc w:val="both"/>
      </w:pPr>
      <w:r>
        <w:rPr>
          <w:b w:val="0"/>
        </w:rPr>
        <w:t>The approval record captures status and conditions rather than implying that approval has already occurred. Each function must resolve its listed condition before the document can be released for execution.</w:t>
      </w:r>
    </w:p>
    <w:p>
      <w:pPr>
        <w:jc w:val="both"/>
      </w:pPr>
      <w:r>
        <w:rPr>
          <w:b w:val="0"/>
        </w:rPr>
        <w:t>Final-document release changes from Draft v0.9 only after comments are resolved and the workbook checksum or version reference is confirmed.</w:t>
      </w:r>
    </w:p>
    <w:p>
      <w:pPr>
        <w:pStyle w:val="Heading2"/>
        <w:jc w:val="both"/>
      </w:pPr>
      <w:r>
        <w:rPr>
          <w:b w:val="0"/>
        </w:rPr>
        <w:t>Open approval conditions</w:t>
      </w:r>
    </w:p>
    <w:p>
      <w:pPr>
        <w:pStyle w:val="ListBullet"/>
        <w:spacing w:after="60"/>
      </w:pPr>
      <w:r>
        <w:t>Tax clearance and model checksum remain open.</w:t>
      </w:r>
    </w:p>
    <w:p>
      <w:pPr>
        <w:pStyle w:val="ListBullet"/>
        <w:spacing w:after="60"/>
      </w:pPr>
      <w:r>
        <w:t>Legal confirmation of the controlling-interest transfer-tax base remains open.</w:t>
      </w:r>
    </w:p>
    <w:p>
      <w:pPr>
        <w:pStyle w:val="ListBullet"/>
        <w:spacing w:after="60"/>
      </w:pPr>
      <w:r>
        <w:t>Treasury credit approval and note protections remain open.</w:t>
      </w:r>
    </w:p>
    <w:p>
      <w:pPr>
        <w:pStyle w:val="ListBullet"/>
        <w:spacing w:after="60"/>
      </w:pPr>
      <w:r>
        <w:t>Draft v0.9 - not approved for execution.</w:t>
      </w:r>
    </w:p>
    <w:p>
      <w:pPr>
        <w:pStyle w:val="Heading2"/>
        <w:jc w:val="both"/>
      </w:pPr>
      <w:r>
        <w:rPr>
          <w:b w:val="0"/>
        </w:rPr>
        <w:t>Functional Source Links</w:t>
      </w:r>
    </w:p>
    <w:p>
      <w:hyperlink r:id="rId17">
        <w:r>
          <w:rPr>
            <w:color w:val="2A9D8F"/>
            <w:u w:val="single"/>
          </w:rPr>
          <w:t>Internal Revenue Code, U.S. Code</w:t>
        </w:r>
      </w:hyperlink>
    </w:p>
    <w:p>
      <w:hyperlink r:id="rId18">
        <w:r>
          <w:rPr>
            <w:color w:val="2A9D8F"/>
            <w:u w:val="single"/>
          </w:rPr>
          <w:t>IRS Publication 537 - Installment Sales</w:t>
        </w:r>
      </w:hyperlink>
    </w:p>
    <w:p>
      <w:hyperlink r:id="rId19">
        <w:r>
          <w:rPr>
            <w:color w:val="2A9D8F"/>
            <w:u w:val="single"/>
          </w:rPr>
          <w:t>IRS Publication 541 - Partnerships</w:t>
        </w:r>
      </w:hyperlink>
    </w:p>
    <w:p>
      <w:hyperlink r:id="rId20">
        <w:r>
          <w:rPr>
            <w:color w:val="2A9D8F"/>
            <w:u w:val="single"/>
          </w:rPr>
          <w:t>IRS Publication 544 - Sales and Other Dispositions</w:t>
        </w:r>
      </w:hyperlink>
    </w:p>
    <w:p>
      <w:hyperlink r:id="rId21">
        <w:r>
          <w:rPr>
            <w:color w:val="2A9D8F"/>
            <w:u w:val="single"/>
          </w:rPr>
          <w:t>California FTB Form 3805E instructions</w:t>
        </w:r>
      </w:hyperlink>
    </w:p>
    <w:p>
      <w:hyperlink r:id="rId22">
        <w:r>
          <w:rPr>
            <w:color w:val="2A9D8F"/>
            <w:u w:val="single"/>
          </w:rPr>
          <w:t>Agree Realty Corporation 2024 Annual Report source file</w:t>
        </w:r>
      </w:hyperlink>
    </w:p>
    <w:p>
      <w:hyperlink r:id="rId23">
        <w:r>
          <w:rPr>
            <w:color w:val="2A9D8F"/>
            <w:u w:val="single"/>
          </w:rPr>
          <w:t>Realty Income Corporation Q3 2024 disposition disclosure</w:t>
        </w:r>
      </w:hyperlink>
    </w:p>
    <w:p>
      <w:hyperlink r:id="rId24">
        <w:r>
          <w:rPr>
            <w:color w:val="2A9D8F"/>
            <w:u w:val="single"/>
          </w:rPr>
          <w:t>Los Angeles County documentary transfer tax information</w:t>
        </w:r>
      </w:hyperlink>
    </w:p>
    <w:p>
      <w:pPr>
        <w:ind w:left="288" w:hanging="288"/>
      </w:pPr>
      <w:r>
        <w:rPr>
          <w:i/>
          <w:color w:val="5B6166"/>
          <w:sz w:val="17"/>
        </w:rPr>
        <w:t>1. Workbook reliance: all transaction-level outputs are quoted from the internal workbook; amounts are shown to exact cents.</w:t>
      </w:r>
    </w:p>
    <w:p>
      <w:pPr>
        <w:ind w:left="288" w:hanging="288"/>
      </w:pPr>
      <w:r>
        <w:rPr>
          <w:i/>
          <w:color w:val="5B6166"/>
          <w:sz w:val="17"/>
        </w:rPr>
        <w:t>2. Dealer-property limitation: installment reporting generally does not apply to real property held for sale to customers.</w:t>
      </w:r>
    </w:p>
    <w:p>
      <w:pPr>
        <w:ind w:left="288" w:hanging="288"/>
      </w:pPr>
      <w:r>
        <w:rPr>
          <w:i/>
          <w:color w:val="5B6166"/>
          <w:sz w:val="17"/>
        </w:rPr>
        <w:t>3. IRC sections 741 and 751: partnership-interest gain is generally capital, subject to hot-asset recharacterization.</w:t>
      </w:r>
    </w:p>
    <w:p>
      <w:pPr>
        <w:ind w:left="288" w:hanging="288"/>
      </w:pPr>
      <w:r>
        <w:rPr>
          <w:i/>
          <w:color w:val="5B6166"/>
          <w:sz w:val="17"/>
        </w:rPr>
        <w:t>4. IRS Publications 537, 541, and 544 support the federal framework summarized here.</w:t>
      </w:r>
    </w:p>
    <w:p>
      <w:pPr>
        <w:ind w:left="288" w:hanging="288"/>
      </w:pPr>
      <w:r>
        <w:rPr>
          <w:i/>
          <w:color w:val="5B6166"/>
          <w:sz w:val="17"/>
        </w:rPr>
        <w:t>5. Depreciation recapture is recognized in the year of sale even when eligible gain is deferred.</w:t>
      </w:r>
    </w:p>
    <w:p>
      <w:pPr>
        <w:ind w:left="288" w:hanging="288"/>
      </w:pPr>
      <w:r>
        <w:rPr>
          <w:i/>
          <w:color w:val="5B6166"/>
          <w:sz w:val="17"/>
        </w:rPr>
        <w:t>6. IRC section 1446(f) and FIRPTA under IRC section 1445 require separate foreign-transferor analysis.</w:t>
      </w:r>
    </w:p>
    <w:p>
      <w:pPr>
        <w:ind w:left="288" w:hanging="288"/>
      </w:pPr>
      <w:r>
        <w:rPr>
          <w:i/>
          <w:color w:val="5B6166"/>
          <w:sz w:val="17"/>
        </w:rPr>
        <w:t>7. California installment withholding may apply to principal payments unless the FTB release process is satisfied.</w:t>
      </w:r>
    </w:p>
    <w:p>
      <w:pPr>
        <w:ind w:left="288" w:hanging="288"/>
      </w:pPr>
      <w:r>
        <w:rPr>
          <w:i/>
          <w:color w:val="5B6166"/>
          <w:sz w:val="17"/>
        </w:rPr>
        <w:t>8. Transfer-tax exemptions require a statutory reason and supporting documentation.</w:t>
      </w:r>
    </w:p>
    <w:p>
      <w:pPr>
        <w:ind w:left="288" w:hanging="288"/>
      </w:pPr>
      <w:r>
        <w:rPr>
          <w:i/>
          <w:color w:val="5B6166"/>
          <w:sz w:val="17"/>
        </w:rPr>
        <w:t>9. Installment-obligation dispositions, pledges, or material modifications may accelerate gain.</w:t>
      </w:r>
    </w:p>
    <w:p>
      <w:pPr>
        <w:ind w:left="288" w:hanging="288"/>
      </w:pPr>
      <w:r>
        <w:rPr>
          <w:i/>
          <w:color w:val="5B6166"/>
          <w:sz w:val="17"/>
        </w:rPr>
        <w:t>10. No reliance by buyer, lender, or third party is permitted.</w:t>
      </w:r>
    </w:p>
    <w:sectPr w:rsidR="00FC693F" w:rsidRPr="0006063C" w:rsidSect="00034616">
      <w:headerReference w:type="default" r:id="rId15"/>
      <w:footerReference w:type="default" r:id="rId16"/>
      <w:pgSz w:w="12240" w:h="15840"/>
      <w:pgMar w:top="1080" w:right="1224" w:bottom="1008" w:left="1224" w:header="720" w:footer="720" w:gutter="0"/>
      <w:cols w:space="720"/>
      <w:docGrid w:linePitch="360"/>
      <w:pgNumType w:fmt="decimal"/>
    </w:sectPr>
  </w:body>
</w:document>
</file>

<file path=word/comments.xml><?xml version="1.0" encoding="utf-8"?>
<w:comments xmlns:w="http://schemas.openxmlformats.org/wordprocessingml/2006/main">
  <w:comment w:id="0" w:author="Michael Harrington" w:date="2025-09-24T17:00:00Z" w:initials="MH">
    <w:p>
      <w:r>
        <w:t>Confirm the $8.425 million encumbrance remains outstanding at recordation; rerun the declaration if payoff mechanics change.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264653"/>
        <w:sz w:val="16"/>
      </w:rPr>
      <w:t>CONFIDENTIAL - INTERNAL TAX PLANNING | Draft v0.9 | September 24, 2025</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264653"/>
        <w:sz w:val="16"/>
      </w:rPr>
      <w:t xml:space="preserve">CONFIDENTIAL - INTERNAL TAX PLANNING | Draft v0.9 | September 24, 2025 | Page </w:t>
    </w:r>
    <w:r>
      <w:rPr>
        <w:rFonts w:ascii="Arial" w:hAnsi="Arial"/>
        <w:color w:val="264653"/>
        <w:sz w:val="16"/>
      </w:rPr>
    </w:r>
    <w:fldSimple w:instr="PAGE"/>
    <w:r>
      <w:rPr>
        <w:rFonts w:ascii="Arial" w:hAnsi="Arial"/>
        <w:color w:val="264653"/>
        <w:sz w:val="16"/>
      </w:rPr>
      <w:t xml:space="preserve"> of </w:t>
    </w:r>
    <w:r>
      <w:rPr>
        <w:rFonts w:ascii="Arial" w:hAnsi="Arial"/>
        <w:color w:val="264653"/>
        <w:sz w:val="16"/>
      </w:rPr>
    </w:r>
    <w:fldSimple w:instr="NUMPAGES"/>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264653"/>
        <w:sz w:val="16"/>
      </w:rPr>
      <w:t xml:space="preserve">CONFIDENTIAL - INTERNAL TAX PLANNING | Draft v0.9 | September 24, 2025 | Page </w:t>
    </w:r>
    <w:r>
      <w:rPr>
        <w:rFonts w:ascii="Arial" w:hAnsi="Arial"/>
        <w:color w:val="264653"/>
        <w:sz w:val="16"/>
      </w:rPr>
    </w:r>
    <w:fldSimple w:instr="PAGE"/>
    <w:r>
      <w:rPr>
        <w:rFonts w:ascii="Arial" w:hAnsi="Arial"/>
        <w:color w:val="264653"/>
        <w:sz w:val="16"/>
      </w:rPr>
      <w:t xml:space="preserve"> of </w:t>
    </w:r>
    <w:r>
      <w:rPr>
        <w:rFonts w:ascii="Arial" w:hAnsi="Arial"/>
        <w:color w:val="264653"/>
        <w:sz w:val="16"/>
      </w:rPr>
    </w:r>
    <w:fldSimple w:instr="NUMPAGES"/>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264653"/>
        <w:sz w:val="16"/>
      </w:rPr>
      <w:t xml:space="preserve">CONFIDENTIAL - INTERNAL TAX PLANNING | Draft v0.9 | September 24, 2025 | Page </w:t>
    </w:r>
    <w:r>
      <w:rPr>
        <w:rFonts w:ascii="Arial" w:hAnsi="Arial"/>
        <w:color w:val="264653"/>
        <w:sz w:val="16"/>
      </w:rPr>
    </w:r>
    <w:fldSimple w:instr="PAGE"/>
    <w:r>
      <w:rPr>
        <w:rFonts w:ascii="Arial" w:hAnsi="Arial"/>
        <w:color w:val="264653"/>
        <w:sz w:val="16"/>
      </w:rPr>
      <w:t xml:space="preserve"> of </w:t>
    </w:r>
    <w:r>
      <w:rPr>
        <w:rFonts w:ascii="Arial" w:hAnsi="Arial"/>
        <w:color w:val="264653"/>
        <w:sz w:val="16"/>
      </w:rPr>
    </w:r>
    <w:fldSimple w:instr="NUMPAGES"/>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t>Workbook reliance: all transaction-level outputs are quoted from the internal workbook; amounts are shown to exact cents.</w:t>
      </w:r>
    </w:p>
  </w:footnote>
  <w:footnote w:id="2">
    <w:p>
      <w:r>
        <w:t>Dealer-property limitation: installment reporting generally does not apply to real property held for sale to customers.</w:t>
      </w:r>
    </w:p>
  </w:footnote>
  <w:footnote w:id="3">
    <w:p>
      <w:r>
        <w:t>IRC sections 741 and 751: partnership-interest gain is generally capital, subject to hot-asset recharacterization.</w:t>
      </w:r>
    </w:p>
  </w:footnote>
  <w:footnote w:id="4">
    <w:p>
      <w:r>
        <w:t>IRS Publications 537, 541, and 544 support the federal framework summarized here.</w:t>
      </w:r>
    </w:p>
  </w:footnote>
  <w:footnote w:id="5">
    <w:p>
      <w:r>
        <w:t>Depreciation recapture is recognized in the year of sale even when eligible gain is deferred.</w:t>
      </w:r>
    </w:p>
  </w:footnote>
  <w:footnote w:id="6">
    <w:p>
      <w:r>
        <w:t>IRC section 1446(f) and FIRPTA under IRC section 1445 require separate foreign-transferor analysis.</w:t>
      </w:r>
    </w:p>
  </w:footnote>
  <w:footnote w:id="7">
    <w:p>
      <w:r>
        <w:t>California installment withholding may apply to principal payments unless the FTB release process is satisfied.</w:t>
      </w:r>
    </w:p>
  </w:footnote>
  <w:footnote w:id="8">
    <w:p>
      <w:r>
        <w:t>Transfer-tax exemptions require a statutory reason and supporting documentation.</w:t>
      </w:r>
    </w:p>
  </w:footnote>
  <w:footnote w:id="9">
    <w:p>
      <w:r>
        <w:t>Installment-obligation dispositions, pledges, or material modifications may accelerate gain.</w:t>
      </w:r>
    </w:p>
  </w:footnote>
  <w:footnote w:id="10">
    <w:p>
      <w:r>
        <w:t>No reliance by buyer, lender, or third party is permitted.</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264653"/>
        <w:sz w:val="16"/>
      </w:rPr>
      <w:t>AGREE REALTY CORPORATION | TAX PLANNING | FAIRFAX &amp; 3RD DISPOSAL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264653"/>
        <w:sz w:val="16"/>
      </w:rPr>
      <w:t>AGREE REALTY CORPORATION | TAX PLANNING | FAIRFAX &amp; 3RD DISPOSAL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264653"/>
        <w:sz w:val="16"/>
      </w:rPr>
      <w:t>AGREE REALTY CORPORATION | TAX PLANNING | FAIRFAX &amp; 3RD DISPOSAL</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264653"/>
        <w:sz w:val="16"/>
      </w:rPr>
      <w:t>AGREE REALTY CORPORATION | TAX PLANNING | FAIRFAX &amp; 3RD DISPOSAL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before="60" w:after="100"/>
    </w:pPr>
    <w:rPr>
      <w:rFonts w:ascii="Cambria" w:hAnsi="Cambria"/>
      <w:color w:val="202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4653"/>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A9D8F"/>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0242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26465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yperlink" Target="https://uscode.house.gov/" TargetMode="External"/><Relationship Id="rId18" Type="http://schemas.openxmlformats.org/officeDocument/2006/relationships/hyperlink" Target="https://www.irs.gov/forms-pubs/about-publication-537" TargetMode="External"/><Relationship Id="rId19" Type="http://schemas.openxmlformats.org/officeDocument/2006/relationships/hyperlink" Target="https://www.irs.gov/forms-pubs/about-publication-541" TargetMode="External"/><Relationship Id="rId20" Type="http://schemas.openxmlformats.org/officeDocument/2006/relationships/hyperlink" Target="https://www.irs.gov/forms-pubs/about-publication-544" TargetMode="External"/><Relationship Id="rId21" Type="http://schemas.openxmlformats.org/officeDocument/2006/relationships/hyperlink" Target="https://www.ftb.ca.gov/forms/2024/2024-3805e.html" TargetMode="External"/><Relationship Id="rId22" Type="http://schemas.openxmlformats.org/officeDocument/2006/relationships/hyperlink" Target="https://www.agreerealty.com/financial-information/annual-reports" TargetMode="External"/><Relationship Id="rId23" Type="http://schemas.openxmlformats.org/officeDocument/2006/relationships/hyperlink" Target="https://www.realtyincome.com/stock-information/financial-information" TargetMode="External"/><Relationship Id="rId24" Type="http://schemas.openxmlformats.org/officeDocument/2006/relationships/hyperlink" Target="https://www.lavote.gov/home/recorder/real-estate-records/real-estate-documentary-transfer-tax" TargetMode="External"/><Relationship Id="rIdComments" Type="http://schemas.openxmlformats.org/officeDocument/2006/relationships/comments" Target="comments.xml"/><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 Fairfax &amp; 3rd Structuring Recommendation 2025-Q3</dc:title>
  <dc:subject>U.S. federal and California real-estate disposition tax planning</dc:subject>
  <dc:creator>Agree Realty Corporation Tax Planning and Controllership</dc:creator>
  <cp:keywords/>
  <dc:description>Draft v0.9 - September 24, 2025</dc:description>
  <cp:lastModifiedBy/>
  <cp:revision>1</cp:revision>
  <dcterms:created xsi:type="dcterms:W3CDTF">2013-12-23T23:15:00Z</dcterms:created>
  <dcterms:modified xsi:type="dcterms:W3CDTF">2013-12-23T23:15:00Z</dcterms:modified>
  <cp:category/>
</cp:coreProperties>
</file>